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1786" w:rsidRDefault="00671786">
      <w:pPr>
        <w:pStyle w:val="Textoindependiente"/>
        <w:jc w:val="both"/>
        <w:rPr>
          <w:u w:val="single"/>
        </w:rPr>
      </w:pPr>
    </w:p>
    <w:p w:rsidR="007C3D8F" w:rsidRDefault="007C3D8F" w:rsidP="00F54EAF">
      <w:pPr>
        <w:pStyle w:val="Textoindependiente"/>
        <w:jc w:val="both"/>
        <w:rPr>
          <w:color w:val="FF6600"/>
          <w:sz w:val="24"/>
        </w:rPr>
      </w:pPr>
      <w:bookmarkStart w:id="0" w:name="_Ref141604213"/>
      <w:bookmarkEnd w:id="0"/>
    </w:p>
    <w:p w:rsidR="00F54EAF" w:rsidRPr="00E513E8" w:rsidRDefault="00F54EAF" w:rsidP="00F54EAF">
      <w:pPr>
        <w:pStyle w:val="Textoindependiente"/>
        <w:jc w:val="both"/>
      </w:pPr>
    </w:p>
    <w:p w:rsidR="007C3D8F" w:rsidRPr="00E513E8" w:rsidRDefault="007C3D8F">
      <w:pPr>
        <w:pStyle w:val="Textoindependiente"/>
      </w:pPr>
    </w:p>
    <w:p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rsidR="00465D1C" w:rsidRPr="00E513E8" w:rsidRDefault="00465D1C" w:rsidP="00465D1C"/>
    <w:p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rsidR="00465D1C" w:rsidRDefault="00465D1C" w:rsidP="00465D1C">
      <w:pPr>
        <w:rPr>
          <w:b/>
        </w:rPr>
      </w:pPr>
    </w:p>
    <w:p w:rsidR="00465D1C" w:rsidRDefault="00465D1C" w:rsidP="00465D1C">
      <w:pPr>
        <w:rPr>
          <w:b/>
        </w:rPr>
      </w:pPr>
    </w:p>
    <w:p w:rsidR="00465D1C" w:rsidRPr="00E513E8" w:rsidRDefault="00465D1C" w:rsidP="00465D1C">
      <w:pPr>
        <w:rPr>
          <w:b/>
        </w:rPr>
      </w:pPr>
    </w:p>
    <w:p w:rsidR="00465D1C" w:rsidRPr="00E513E8" w:rsidRDefault="00B244F1" w:rsidP="00465D1C">
      <w:pPr>
        <w:jc w:val="center"/>
        <w:rPr>
          <w:b/>
        </w:rPr>
      </w:pPr>
      <w:r w:rsidRPr="00465D1C">
        <w:rPr>
          <w:b/>
          <w:noProof/>
        </w:rPr>
        <w:drawing>
          <wp:inline distT="0" distB="0" distL="0" distR="0">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rPr>
        <w:drawing>
          <wp:inline distT="0" distB="0" distL="0" distR="0">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rsidR="00465D1C" w:rsidRPr="00E513E8" w:rsidRDefault="00465D1C" w:rsidP="00465D1C">
      <w:pPr>
        <w:rPr>
          <w:b/>
        </w:rPr>
      </w:pPr>
    </w:p>
    <w:p w:rsidR="00465D1C" w:rsidRDefault="00465D1C" w:rsidP="00465D1C">
      <w:pPr>
        <w:rPr>
          <w:b/>
        </w:rPr>
      </w:pPr>
    </w:p>
    <w:p w:rsidR="00465D1C" w:rsidRDefault="00465D1C" w:rsidP="00465D1C">
      <w:pPr>
        <w:rPr>
          <w:b/>
        </w:rPr>
      </w:pPr>
    </w:p>
    <w:p w:rsidR="00465D1C" w:rsidRDefault="00465D1C" w:rsidP="00465D1C">
      <w:pPr>
        <w:rPr>
          <w:b/>
        </w:rPr>
      </w:pPr>
    </w:p>
    <w:p w:rsidR="00465D1C" w:rsidRPr="00B244F1" w:rsidRDefault="00B244F1" w:rsidP="00465D1C">
      <w:pPr>
        <w:jc w:val="center"/>
        <w:rPr>
          <w:b/>
          <w:sz w:val="32"/>
        </w:rPr>
      </w:pPr>
      <w:r w:rsidRPr="00B244F1">
        <w:rPr>
          <w:b/>
          <w:sz w:val="32"/>
        </w:rPr>
        <w:t>Grado en Ingeniería Informática</w:t>
      </w:r>
    </w:p>
    <w:p w:rsidR="00465D1C" w:rsidRDefault="00465D1C" w:rsidP="00465D1C">
      <w:pPr>
        <w:rPr>
          <w:b/>
        </w:rPr>
      </w:pPr>
    </w:p>
    <w:p w:rsidR="00465D1C" w:rsidRPr="00E513E8" w:rsidRDefault="00465D1C" w:rsidP="00465D1C">
      <w:pPr>
        <w:rPr>
          <w:b/>
        </w:rPr>
      </w:pPr>
    </w:p>
    <w:p w:rsidR="00465D1C" w:rsidRPr="00E513E8" w:rsidRDefault="00465D1C" w:rsidP="00465D1C">
      <w:pPr>
        <w:jc w:val="center"/>
        <w:rPr>
          <w:b/>
          <w:bCs/>
          <w:sz w:val="48"/>
        </w:rPr>
      </w:pPr>
      <w:r>
        <w:rPr>
          <w:b/>
          <w:bCs/>
          <w:sz w:val="48"/>
        </w:rPr>
        <w:t>TRABAJO FIN DE GRADO</w:t>
      </w:r>
    </w:p>
    <w:p w:rsidR="00465D1C" w:rsidRPr="00E513E8" w:rsidRDefault="00465D1C" w:rsidP="00465D1C"/>
    <w:p w:rsidR="00465D1C" w:rsidRPr="00E513E8" w:rsidRDefault="00465D1C" w:rsidP="00465D1C"/>
    <w:p w:rsidR="00465D1C" w:rsidRPr="00E513E8" w:rsidRDefault="00465D1C" w:rsidP="00465D1C"/>
    <w:p w:rsidR="00465D1C" w:rsidRPr="00E513E8" w:rsidRDefault="00465D1C" w:rsidP="00465D1C"/>
    <w:p w:rsidR="00465D1C" w:rsidRPr="00E513E8" w:rsidRDefault="00B244F1" w:rsidP="00465D1C">
      <w:pPr>
        <w:jc w:val="center"/>
        <w:rPr>
          <w:b/>
          <w:sz w:val="32"/>
        </w:rPr>
      </w:pPr>
      <w:r w:rsidRPr="00B244F1">
        <w:rPr>
          <w:b/>
          <w:sz w:val="32"/>
        </w:rPr>
        <w:t>Framework orientado a algoritmos de recomendación basados en vecinos cercanos</w:t>
      </w:r>
    </w:p>
    <w:p w:rsidR="00465D1C" w:rsidRPr="00E513E8" w:rsidRDefault="00465D1C" w:rsidP="00465D1C">
      <w:pPr>
        <w:rPr>
          <w:sz w:val="20"/>
        </w:rPr>
      </w:pPr>
    </w:p>
    <w:p w:rsidR="00465D1C" w:rsidRPr="00E513E8" w:rsidRDefault="00465D1C" w:rsidP="00465D1C"/>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Pr="00E513E8" w:rsidRDefault="00465D1C" w:rsidP="00465D1C">
      <w:pPr>
        <w:rPr>
          <w:b/>
          <w:sz w:val="32"/>
        </w:rPr>
      </w:pPr>
    </w:p>
    <w:p w:rsidR="00465D1C" w:rsidRPr="00B244F1" w:rsidRDefault="00B244F1" w:rsidP="00465D1C">
      <w:pPr>
        <w:jc w:val="center"/>
        <w:rPr>
          <w:b/>
          <w:sz w:val="32"/>
        </w:rPr>
      </w:pPr>
      <w:r w:rsidRPr="00B244F1">
        <w:rPr>
          <w:b/>
          <w:sz w:val="32"/>
        </w:rPr>
        <w:t>Alejandro Gil Hernán</w:t>
      </w:r>
    </w:p>
    <w:p w:rsidR="00465D1C" w:rsidRPr="00BA0931" w:rsidRDefault="00465D1C" w:rsidP="00465D1C">
      <w:pPr>
        <w:jc w:val="center"/>
        <w:rPr>
          <w:b/>
          <w:sz w:val="32"/>
        </w:rPr>
      </w:pPr>
      <w:r w:rsidRPr="00BA0931">
        <w:rPr>
          <w:b/>
          <w:sz w:val="32"/>
        </w:rPr>
        <w:t xml:space="preserve">Tutor: </w:t>
      </w:r>
      <w:r w:rsidR="00BA0931" w:rsidRPr="00BA0931">
        <w:rPr>
          <w:b/>
          <w:sz w:val="32"/>
        </w:rPr>
        <w:t>Alejandro Bellogín Kouki</w:t>
      </w:r>
    </w:p>
    <w:p w:rsidR="00465D1C" w:rsidRPr="00E513E8" w:rsidRDefault="00465D1C" w:rsidP="00465D1C">
      <w:pPr>
        <w:jc w:val="center"/>
        <w:rPr>
          <w:b/>
          <w:sz w:val="32"/>
        </w:rPr>
      </w:pPr>
      <w:r w:rsidRPr="00DF7A97">
        <w:rPr>
          <w:b/>
          <w:sz w:val="32"/>
        </w:rPr>
        <w:t xml:space="preserve">Ponente: </w:t>
      </w:r>
      <w:r w:rsidR="00DF7A97" w:rsidRPr="00DF7A97">
        <w:rPr>
          <w:b/>
          <w:sz w:val="32"/>
        </w:rPr>
        <w:t>Pablo Castells Azpilicueta</w:t>
      </w:r>
    </w:p>
    <w:p w:rsidR="00465D1C" w:rsidRPr="00E513E8" w:rsidRDefault="00465D1C" w:rsidP="00465D1C">
      <w:pPr>
        <w:jc w:val="center"/>
        <w:rPr>
          <w:b/>
          <w:sz w:val="32"/>
        </w:rPr>
      </w:pPr>
    </w:p>
    <w:p w:rsidR="00465D1C" w:rsidRPr="003D3539" w:rsidRDefault="00B244F1" w:rsidP="00465D1C">
      <w:pPr>
        <w:tabs>
          <w:tab w:val="left" w:pos="1509"/>
          <w:tab w:val="center" w:pos="4252"/>
        </w:tabs>
        <w:jc w:val="center"/>
        <w:rPr>
          <w:b/>
          <w:sz w:val="32"/>
        </w:rPr>
      </w:pPr>
      <w:r w:rsidRPr="00B244F1">
        <w:rPr>
          <w:b/>
          <w:sz w:val="32"/>
        </w:rPr>
        <w:t>Febrero 2017</w:t>
      </w:r>
    </w:p>
    <w:p w:rsidR="007C3D8F" w:rsidRPr="00E513E8" w:rsidRDefault="007C3D8F">
      <w:pPr>
        <w:pStyle w:val="Textoindependiente"/>
      </w:pPr>
    </w:p>
    <w:p w:rsidR="007C3D8F" w:rsidRPr="00E513E8" w:rsidRDefault="007C3D8F">
      <w:pPr>
        <w:jc w:val="center"/>
        <w:rPr>
          <w:sz w:val="36"/>
        </w:rPr>
      </w:pPr>
    </w:p>
    <w:p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rsidR="007C3D8F" w:rsidRPr="00E513E8" w:rsidRDefault="007C3D8F"/>
    <w:p w:rsidR="00831755" w:rsidRPr="00E513E8" w:rsidRDefault="00831755"/>
    <w:p w:rsidR="00831755" w:rsidRPr="00E513E8" w:rsidRDefault="00831755"/>
    <w:p w:rsidR="00831755" w:rsidRPr="00E513E8" w:rsidRDefault="00831755"/>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831755" w:rsidRPr="00B244F1" w:rsidRDefault="00B244F1" w:rsidP="00831755">
      <w:pPr>
        <w:jc w:val="center"/>
        <w:rPr>
          <w:b/>
          <w:sz w:val="32"/>
          <w:u w:val="single"/>
        </w:rPr>
      </w:pPr>
      <w:r w:rsidRPr="00B244F1">
        <w:rPr>
          <w:b/>
          <w:sz w:val="32"/>
        </w:rPr>
        <w:t>Framework orientado a algoritmos de recomendación basados en vecinos cercanos</w:t>
      </w:r>
    </w:p>
    <w:p w:rsidR="00831755" w:rsidRPr="00E513E8" w:rsidRDefault="00831755" w:rsidP="00831755">
      <w:pPr>
        <w:jc w:val="center"/>
      </w:pPr>
    </w:p>
    <w:p w:rsidR="00831755" w:rsidRPr="00E513E8" w:rsidRDefault="00831755" w:rsidP="00831755">
      <w:pPr>
        <w:jc w:val="center"/>
      </w:pPr>
    </w:p>
    <w:p w:rsidR="00831755" w:rsidRPr="00E513E8" w:rsidRDefault="00831755" w:rsidP="00831755">
      <w:pPr>
        <w:jc w:val="center"/>
        <w:rPr>
          <w:b/>
        </w:rPr>
      </w:pPr>
      <w:r w:rsidRPr="00E513E8">
        <w:rPr>
          <w:b/>
        </w:rPr>
        <w:t xml:space="preserve">AUTOR: </w:t>
      </w:r>
      <w:r w:rsidR="00B244F1">
        <w:rPr>
          <w:b/>
        </w:rPr>
        <w:t>Alejandro Gil Hernán</w:t>
      </w:r>
    </w:p>
    <w:p w:rsidR="00831755" w:rsidRPr="00E513E8" w:rsidRDefault="00831755" w:rsidP="00831755">
      <w:pPr>
        <w:jc w:val="center"/>
        <w:rPr>
          <w:b/>
        </w:rPr>
      </w:pPr>
      <w:r w:rsidRPr="00E513E8">
        <w:rPr>
          <w:b/>
        </w:rPr>
        <w:t xml:space="preserve">TUTOR: </w:t>
      </w:r>
      <w:r w:rsidR="00B6637C">
        <w:rPr>
          <w:b/>
        </w:rPr>
        <w:t>Alejandr</w:t>
      </w:r>
      <w:r w:rsidR="00BA0931">
        <w:rPr>
          <w:b/>
        </w:rPr>
        <w:t>o Bellogín Kouki</w:t>
      </w: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BE2E3A" w:rsidP="00831755">
      <w:pPr>
        <w:jc w:val="center"/>
        <w:rPr>
          <w:b/>
        </w:rPr>
      </w:pPr>
      <w:r w:rsidRPr="00BE2E3A">
        <w:rPr>
          <w:b/>
          <w:highlight w:val="yellow"/>
        </w:rPr>
        <w:t>Grupo de la EPS (opcional)</w:t>
      </w:r>
    </w:p>
    <w:p w:rsidR="00831755" w:rsidRPr="00E513E8" w:rsidRDefault="00831755" w:rsidP="00831755">
      <w:pPr>
        <w:jc w:val="center"/>
        <w:rPr>
          <w:b/>
        </w:rPr>
      </w:pPr>
      <w:r w:rsidRPr="00E513E8">
        <w:rPr>
          <w:b/>
        </w:rPr>
        <w:t xml:space="preserve">Dpto. </w:t>
      </w:r>
      <w:r w:rsidR="00355D32" w:rsidRPr="00355D32">
        <w:rPr>
          <w:b/>
          <w:highlight w:val="yellow"/>
        </w:rPr>
        <w:t>XXX</w:t>
      </w:r>
    </w:p>
    <w:p w:rsidR="00831755" w:rsidRPr="00E513E8" w:rsidRDefault="00831755" w:rsidP="00831755">
      <w:pPr>
        <w:jc w:val="center"/>
        <w:rPr>
          <w:b/>
        </w:rPr>
      </w:pPr>
      <w:r w:rsidRPr="00E513E8">
        <w:rPr>
          <w:b/>
        </w:rPr>
        <w:t>Escuela Politécnica Superior</w:t>
      </w:r>
    </w:p>
    <w:p w:rsidR="00831755" w:rsidRPr="00E513E8" w:rsidRDefault="00831755" w:rsidP="00831755">
      <w:pPr>
        <w:jc w:val="center"/>
      </w:pPr>
      <w:r w:rsidRPr="00E513E8">
        <w:rPr>
          <w:b/>
        </w:rPr>
        <w:t>Universidad Autónoma de Madrid</w:t>
      </w:r>
    </w:p>
    <w:p w:rsidR="00831755" w:rsidRPr="00E513E8" w:rsidRDefault="00B244F1" w:rsidP="00831755">
      <w:pPr>
        <w:jc w:val="center"/>
        <w:rPr>
          <w:b/>
        </w:rPr>
      </w:pPr>
      <w:r>
        <w:rPr>
          <w:b/>
        </w:rPr>
        <w:t>Febrero 2017</w:t>
      </w:r>
    </w:p>
    <w:p w:rsidR="009C1C29" w:rsidRDefault="009C1C29" w:rsidP="00810C92">
      <w:pPr>
        <w:spacing w:before="800"/>
      </w:pPr>
    </w:p>
    <w:p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rsidR="00D345AB" w:rsidRPr="0084289B" w:rsidRDefault="00D345AB" w:rsidP="00D345AB">
      <w:pPr>
        <w:rPr>
          <w:rFonts w:ascii="Arial" w:hAnsi="Arial" w:cs="Arial"/>
          <w:b/>
          <w:iCs/>
          <w:sz w:val="40"/>
          <w:szCs w:val="40"/>
        </w:rPr>
      </w:pPr>
    </w:p>
    <w:p w:rsidR="00047E32" w:rsidRDefault="00FF02B5" w:rsidP="00D345AB">
      <w:r w:rsidRPr="00FF02B5">
        <w:t>Los sistemas de recomendación se han con</w:t>
      </w:r>
      <w:r w:rsidR="00D345AB">
        <w:t>vertido en una pieza clave en internet</w:t>
      </w:r>
      <w:r w:rsidRPr="00FF02B5">
        <w:t>, bien sea navegando a través de artículos científicos (Mendeley), música (Spotify, La</w:t>
      </w:r>
      <w:r w:rsidR="00150A74">
        <w:t>st.fm), películas</w:t>
      </w:r>
      <w:r w:rsidR="00D40CD6">
        <w:t xml:space="preserve"> o vídeos</w:t>
      </w:r>
      <w:r w:rsidR="00150A74">
        <w:t xml:space="preserve"> (Netflix,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rsidR="00D345AB" w:rsidRPr="00FF02B5" w:rsidRDefault="00D345AB" w:rsidP="00D345AB"/>
    <w:p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ins w:id="1" w:author="Alejandro Bellogín" w:date="2017-01-16T14:53:00Z">
        <w:r w:rsidR="00BC0BC8">
          <w:t xml:space="preserve">aquellos basados en </w:t>
        </w:r>
      </w:ins>
      <w:r w:rsidRPr="00FF02B5">
        <w:t>vecinos cercanos</w:t>
      </w:r>
      <w:ins w:id="2" w:author="Alejandro Bellogín" w:date="2017-01-16T14:57:00Z">
        <w:r w:rsidR="00431ADE">
          <w:t xml:space="preserve"> (KNN)</w:t>
        </w:r>
      </w:ins>
      <w:r w:rsidRPr="00FF02B5">
        <w:t>.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rsidR="00AE5D89" w:rsidRDefault="00AE5D89" w:rsidP="00AE5D89">
      <w:pPr>
        <w:ind w:firstLine="284"/>
      </w:pPr>
    </w:p>
    <w:p w:rsidR="00671786" w:rsidDel="00BC0BC8" w:rsidRDefault="00FF02B5">
      <w:pPr>
        <w:ind w:firstLine="284"/>
        <w:rPr>
          <w:del w:id="3" w:author="Alejandro Bellogín" w:date="2017-01-16T14:53:00Z"/>
        </w:rPr>
      </w:pPr>
      <w:r w:rsidRPr="00FF02B5">
        <w:t xml:space="preserve">En este trabajo se plantea diseñar e implementar un </w:t>
      </w:r>
      <w:r w:rsidRPr="00D345AB">
        <w:rPr>
          <w:u w:val="single"/>
        </w:rPr>
        <w:t>framework</w:t>
      </w:r>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ins w:id="4" w:author="Alejandro Bellogín" w:date="2017-01-16T14:53:00Z">
        <w:r w:rsidR="00BC0BC8">
          <w:t xml:space="preserve"> </w:t>
        </w:r>
      </w:ins>
    </w:p>
    <w:p w:rsidR="0084289B" w:rsidRDefault="00AE0AD5" w:rsidP="00BC0BC8">
      <w:pPr>
        <w:ind w:firstLine="284"/>
        <w:pPrChange w:id="5" w:author="Alejandro Bellogín" w:date="2017-01-16T14:53:00Z">
          <w:pPr/>
        </w:pPrChange>
      </w:pPr>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rsidR="00716E91" w:rsidRDefault="00716E91" w:rsidP="00716E91"/>
    <w:p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rsidR="00D40CD6" w:rsidRPr="001A22DB" w:rsidRDefault="00D40CD6" w:rsidP="00AD78A7">
      <w:pPr>
        <w:spacing w:before="120"/>
        <w:rPr>
          <w:lang w:val="en-GB"/>
        </w:rPr>
      </w:pPr>
    </w:p>
    <w:p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(Mendeley),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w:t>
      </w:r>
      <w:del w:id="6" w:author="Alejandro Bellogín" w:date="2017-01-16T14:54:00Z">
        <w:r w:rsidR="00150A74" w:rsidRPr="001A22DB" w:rsidDel="00BC0BC8">
          <w:rPr>
            <w:lang w:val="en-GB"/>
          </w:rPr>
          <w:delText xml:space="preserve">Those </w:delText>
        </w:r>
      </w:del>
      <w:ins w:id="7" w:author="Alejandro Bellogín" w:date="2017-01-16T14:54:00Z">
        <w:r w:rsidR="00BC0BC8">
          <w:rPr>
            <w:lang w:val="en-GB"/>
          </w:rPr>
          <w:t>Such</w:t>
        </w:r>
        <w:r w:rsidR="00BC0BC8" w:rsidRPr="001A22DB">
          <w:rPr>
            <w:lang w:val="en-GB"/>
          </w:rPr>
          <w:t xml:space="preserve"> </w:t>
        </w:r>
      </w:ins>
      <w:r w:rsidR="00150A74" w:rsidRPr="001A22DB">
        <w:rPr>
          <w:lang w:val="en-GB"/>
        </w:rPr>
        <w:t xml:space="preserve">recommender systems </w:t>
      </w:r>
      <w:r w:rsidR="00D7052B">
        <w:rPr>
          <w:lang w:val="en-GB"/>
        </w:rPr>
        <w:t xml:space="preserve">are also motivated by the exponential growth experimented by the web in the past years and with the appearance of </w:t>
      </w:r>
      <w:ins w:id="8" w:author="Alejandro Bellogín" w:date="2017-01-16T14:54:00Z">
        <w:r w:rsidR="00BC0BC8">
          <w:rPr>
            <w:lang w:val="en-GB"/>
          </w:rPr>
          <w:t xml:space="preserve">a </w:t>
        </w:r>
      </w:ins>
      <w:r w:rsidR="00C906D3">
        <w:rPr>
          <w:lang w:val="en-GB"/>
        </w:rPr>
        <w:t>substantial</w:t>
      </w:r>
      <w:r w:rsidR="00D7052B">
        <w:rPr>
          <w:lang w:val="en-GB"/>
        </w:rPr>
        <w:t xml:space="preserve"> quantity of digital content</w:t>
      </w:r>
      <w:ins w:id="9" w:author="Alejandro Bellogín" w:date="2017-01-16T14:54:00Z">
        <w:r w:rsidR="006D3E1F">
          <w:rPr>
            <w:lang w:val="en-GB"/>
          </w:rPr>
          <w:t xml:space="preserve">; </w:t>
        </w:r>
      </w:ins>
      <w:del w:id="10" w:author="Alejandro Bellogín" w:date="2017-01-16T14:54:00Z">
        <w:r w:rsidR="00160357" w:rsidDel="006D3E1F">
          <w:rPr>
            <w:lang w:val="en-GB"/>
          </w:rPr>
          <w:delText xml:space="preserve"> and </w:delText>
        </w:r>
      </w:del>
      <w:r w:rsidR="00160357">
        <w:rPr>
          <w:lang w:val="en-GB"/>
        </w:rPr>
        <w:t>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del w:id="11" w:author="Alejandro Bellogín" w:date="2017-01-16T14:54:00Z">
        <w:r w:rsidR="0044071B" w:rsidDel="006D3E1F">
          <w:rPr>
            <w:lang w:val="en-GB"/>
          </w:rPr>
          <w:delText>´</w:delText>
        </w:r>
      </w:del>
      <w:ins w:id="12" w:author="Alejandro Bellogín" w:date="2017-01-16T14:54:00Z">
        <w:r w:rsidR="006D3E1F">
          <w:rPr>
            <w:lang w:val="en-GB"/>
          </w:rPr>
          <w:t>’</w:t>
        </w:r>
      </w:ins>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w:t>
      </w:r>
      <w:del w:id="13" w:author="Alejandro Bellogín" w:date="2017-01-16T14:55:00Z">
        <w:r w:rsidR="0044071B" w:rsidDel="006D3E1F">
          <w:rPr>
            <w:lang w:val="en-GB"/>
          </w:rPr>
          <w:delText xml:space="preserve">This </w:delText>
        </w:r>
      </w:del>
      <w:ins w:id="14" w:author="Alejandro Bellogín" w:date="2017-01-16T14:55:00Z">
        <w:r w:rsidR="006D3E1F">
          <w:rPr>
            <w:lang w:val="en-GB"/>
          </w:rPr>
          <w:t xml:space="preserve">The expected preferred products </w:t>
        </w:r>
      </w:ins>
      <w:del w:id="15" w:author="Alejandro Bellogín" w:date="2017-01-16T14:55:00Z">
        <w:r w:rsidR="0044071B" w:rsidDel="006D3E1F">
          <w:rPr>
            <w:lang w:val="en-GB"/>
          </w:rPr>
          <w:delText xml:space="preserve">results </w:delText>
        </w:r>
      </w:del>
      <w:r w:rsidR="0044071B">
        <w:rPr>
          <w:lang w:val="en-GB"/>
        </w:rPr>
        <w:t>will be presented differently each time in an individual and personalised way.</w:t>
      </w:r>
    </w:p>
    <w:p w:rsidR="00117ED1" w:rsidRDefault="00117ED1" w:rsidP="007D4D56">
      <w:pPr>
        <w:rPr>
          <w:lang w:val="en-GB"/>
        </w:rPr>
      </w:pPr>
    </w:p>
    <w:p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w:t>
      </w:r>
      <w:del w:id="16" w:author="Alejandro Bellogín" w:date="2017-01-16T14:55:00Z">
        <w:r w:rsidDel="006D3E1F">
          <w:rPr>
            <w:lang w:val="en-GB"/>
          </w:rPr>
          <w:delText xml:space="preserve">usually </w:delText>
        </w:r>
      </w:del>
      <w:ins w:id="17" w:author="Alejandro Bellogín" w:date="2017-01-16T14:55:00Z">
        <w:r w:rsidR="006D3E1F">
          <w:rPr>
            <w:lang w:val="en-GB"/>
          </w:rPr>
          <w:t>typically</w:t>
        </w:r>
        <w:r w:rsidR="006D3E1F">
          <w:rPr>
            <w:lang w:val="en-GB"/>
          </w:rPr>
          <w:t xml:space="preserve"> </w:t>
        </w:r>
      </w:ins>
      <w:r>
        <w:rPr>
          <w:lang w:val="en-GB"/>
        </w:rPr>
        <w:t xml:space="preserve">used to make recommendations based on similarities between users or items, being that way a kind of collaborative filtering; however, if the similarity </w:t>
      </w:r>
      <w:r w:rsidR="00DE3B4C">
        <w:rPr>
          <w:lang w:val="en-GB"/>
        </w:rPr>
        <w:t>considers user</w:t>
      </w:r>
      <w:del w:id="18" w:author="Alejandro Bellogín" w:date="2017-01-16T14:56:00Z">
        <w:r w:rsidR="00DE3B4C" w:rsidDel="006D3E1F">
          <w:rPr>
            <w:lang w:val="en-GB"/>
          </w:rPr>
          <w:delText>´</w:delText>
        </w:r>
      </w:del>
      <w:ins w:id="19" w:author="Alejandro Bellogín" w:date="2017-01-16T14:56:00Z">
        <w:r w:rsidR="006D3E1F">
          <w:rPr>
            <w:lang w:val="en-GB"/>
          </w:rPr>
          <w:t>’</w:t>
        </w:r>
      </w:ins>
      <w:r w:rsidR="00DE3B4C">
        <w:rPr>
          <w:lang w:val="en-GB"/>
        </w:rPr>
        <w:t>s or item</w:t>
      </w:r>
      <w:ins w:id="20" w:author="Alejandro Bellogín" w:date="2017-01-16T14:56:00Z">
        <w:r w:rsidR="006D3E1F">
          <w:rPr>
            <w:lang w:val="en-GB"/>
          </w:rPr>
          <w:t>’</w:t>
        </w:r>
      </w:ins>
      <w:r w:rsidR="00DE3B4C">
        <w:rPr>
          <w:lang w:val="en-GB"/>
        </w:rPr>
        <w:t xml:space="preserve">s attributes, it also will be possible to use it for content-based algorithms. This potential allows to use them in many domains, having the advantage </w:t>
      </w:r>
      <w:r w:rsidR="00117ED1">
        <w:rPr>
          <w:lang w:val="en-GB"/>
        </w:rPr>
        <w:t xml:space="preserve">of </w:t>
      </w:r>
      <w:ins w:id="21" w:author="Alejandro Bellogín" w:date="2017-01-16T14:56:00Z">
        <w:r w:rsidR="006D3E1F">
          <w:rPr>
            <w:lang w:val="en-GB"/>
          </w:rPr>
          <w:t xml:space="preserve">producing </w:t>
        </w:r>
      </w:ins>
      <w:del w:id="22" w:author="Alejandro Bellogín" w:date="2017-01-16T14:56:00Z">
        <w:r w:rsidR="00117ED1" w:rsidDel="006D3E1F">
          <w:rPr>
            <w:lang w:val="en-GB"/>
          </w:rPr>
          <w:delText>the</w:delText>
        </w:r>
        <w:r w:rsidR="00DE3B4C" w:rsidDel="006D3E1F">
          <w:rPr>
            <w:lang w:val="en-GB"/>
          </w:rPr>
          <w:delText xml:space="preserve"> </w:delText>
        </w:r>
      </w:del>
      <w:ins w:id="23" w:author="Alejandro Bellogín" w:date="2017-01-16T14:56:00Z">
        <w:r w:rsidR="006D3E1F">
          <w:rPr>
            <w:lang w:val="en-GB"/>
          </w:rPr>
          <w:t xml:space="preserve">an </w:t>
        </w:r>
      </w:ins>
      <w:r w:rsidR="00DE3B4C">
        <w:rPr>
          <w:lang w:val="en-GB"/>
        </w:rPr>
        <w:t xml:space="preserve">easily interpretable and </w:t>
      </w:r>
      <w:r w:rsidR="00117ED1">
        <w:rPr>
          <w:lang w:val="en-GB"/>
        </w:rPr>
        <w:t>analysable</w:t>
      </w:r>
      <w:r w:rsidR="00DE3B4C">
        <w:rPr>
          <w:lang w:val="en-GB"/>
        </w:rPr>
        <w:t xml:space="preserve"> output.</w:t>
      </w:r>
    </w:p>
    <w:p w:rsidR="00117ED1" w:rsidRDefault="00117ED1" w:rsidP="007D4D56">
      <w:pPr>
        <w:rPr>
          <w:lang w:val="en-GB"/>
        </w:rPr>
      </w:pPr>
    </w:p>
    <w:p w:rsidR="00716E91" w:rsidRDefault="00C21D3E" w:rsidP="007D4D56">
      <w:pPr>
        <w:rPr>
          <w:lang w:val="en-GB"/>
        </w:rPr>
      </w:pPr>
      <w:r>
        <w:rPr>
          <w:lang w:val="en-GB"/>
        </w:rPr>
        <w:lastRenderedPageBreak/>
        <w:t>This work contemp</w:t>
      </w:r>
      <w:r w:rsidR="00716E91">
        <w:rPr>
          <w:lang w:val="en-GB"/>
        </w:rPr>
        <w:t xml:space="preserve">lates </w:t>
      </w:r>
      <w:del w:id="24" w:author="Alejandro Bellogín" w:date="2017-01-16T14:56:00Z">
        <w:r w:rsidR="00716E91" w:rsidDel="006D3E1F">
          <w:rPr>
            <w:lang w:val="en-GB"/>
          </w:rPr>
          <w:delText xml:space="preserve">to </w:delText>
        </w:r>
      </w:del>
      <w:r w:rsidR="00716E91">
        <w:rPr>
          <w:lang w:val="en-GB"/>
        </w:rPr>
        <w:t>design</w:t>
      </w:r>
      <w:ins w:id="25" w:author="Alejandro Bellogín" w:date="2017-01-16T14:56:00Z">
        <w:r w:rsidR="006D3E1F">
          <w:rPr>
            <w:lang w:val="en-GB"/>
          </w:rPr>
          <w:t>ing</w:t>
        </w:r>
      </w:ins>
      <w:r w:rsidR="00716E91">
        <w:rPr>
          <w:lang w:val="en-GB"/>
        </w:rPr>
        <w:t xml:space="preserve"> and implement</w:t>
      </w:r>
      <w:ins w:id="26" w:author="Alejandro Bellogín" w:date="2017-01-16T14:56:00Z">
        <w:r w:rsidR="006D3E1F">
          <w:rPr>
            <w:lang w:val="en-GB"/>
          </w:rPr>
          <w:t>ing</w:t>
        </w:r>
      </w:ins>
      <w:r w:rsidR="00716E91">
        <w:rPr>
          <w:lang w:val="en-GB"/>
        </w:rPr>
        <w:t xml:space="preserve"> </w:t>
      </w:r>
      <w:ins w:id="27" w:author="Alejandro Bellogín" w:date="2017-01-16T14:56:00Z">
        <w:r w:rsidR="006D3E1F">
          <w:rPr>
            <w:lang w:val="en-GB"/>
          </w:rPr>
          <w:t xml:space="preserve">a </w:t>
        </w:r>
      </w:ins>
      <w:r>
        <w:rPr>
          <w:lang w:val="en-GB"/>
        </w:rPr>
        <w:t>framework oriented to generate and evaluate recommendations bas</w:t>
      </w:r>
      <w:r w:rsidR="00716E91">
        <w:rPr>
          <w:lang w:val="en-GB"/>
        </w:rPr>
        <w:t xml:space="preserve">ed on </w:t>
      </w:r>
      <w:del w:id="28" w:author="Alejandro Bellogín" w:date="2017-01-16T14:56:00Z">
        <w:r w:rsidR="00716E91" w:rsidDel="00431ADE">
          <w:rPr>
            <w:lang w:val="en-GB"/>
          </w:rPr>
          <w:delText xml:space="preserve">these </w:delText>
        </w:r>
      </w:del>
      <w:ins w:id="29" w:author="Alejandro Bellogín" w:date="2017-01-16T14:56:00Z">
        <w:r w:rsidR="00431ADE">
          <w:rPr>
            <w:lang w:val="en-GB"/>
          </w:rPr>
          <w:t xml:space="preserve">this </w:t>
        </w:r>
      </w:ins>
      <w:r w:rsidR="00716E91">
        <w:rPr>
          <w:lang w:val="en-GB"/>
        </w:rPr>
        <w:t>kind of algorithms, as well as the study of the different parameter</w:t>
      </w:r>
      <w:del w:id="30" w:author="Alejandro Bellogín" w:date="2017-01-16T14:56:00Z">
        <w:r w:rsidR="00716E91" w:rsidDel="00431ADE">
          <w:rPr>
            <w:lang w:val="en-GB"/>
          </w:rPr>
          <w:delText>s</w:delText>
        </w:r>
      </w:del>
      <w:r w:rsidR="00716E91">
        <w:rPr>
          <w:lang w:val="en-GB"/>
        </w:rPr>
        <w:t xml:space="preserve"> configurations to distinguish which is the most beneficial combination.</w:t>
      </w:r>
    </w:p>
    <w:p w:rsidR="0044071B" w:rsidRDefault="00716E91" w:rsidP="007D4D56">
      <w:pPr>
        <w:rPr>
          <w:lang w:val="en-GB"/>
        </w:rPr>
      </w:pPr>
      <w:r>
        <w:rPr>
          <w:lang w:val="en-GB"/>
        </w:rPr>
        <w:t>Therefore,</w:t>
      </w:r>
      <w:r w:rsidR="00C21D3E">
        <w:rPr>
          <w:lang w:val="en-GB"/>
        </w:rPr>
        <w:t xml:space="preserve"> the principal objectives will be to obtain general implementations </w:t>
      </w:r>
      <w:del w:id="31" w:author="Alejandro Bellogín" w:date="2017-01-16T14:57:00Z">
        <w:r w:rsidR="007D4D56" w:rsidRPr="007D4D56" w:rsidDel="00431ADE">
          <w:rPr>
            <w:lang w:val="en-GB"/>
          </w:rPr>
          <w:delText>wh</w:delText>
        </w:r>
        <w:r w:rsidR="007D4D56" w:rsidDel="00431ADE">
          <w:rPr>
            <w:lang w:val="en-GB"/>
          </w:rPr>
          <w:delText>ich</w:delText>
        </w:r>
        <w:r w:rsidR="00C21D3E" w:rsidDel="00431ADE">
          <w:rPr>
            <w:lang w:val="en-GB"/>
          </w:rPr>
          <w:delText xml:space="preserve"> </w:delText>
        </w:r>
      </w:del>
      <w:ins w:id="32" w:author="Alejandro Bellogín" w:date="2017-01-16T14:57:00Z">
        <w:r w:rsidR="00431ADE">
          <w:rPr>
            <w:lang w:val="en-GB"/>
          </w:rPr>
          <w:t>that</w:t>
        </w:r>
        <w:r w:rsidR="00431ADE">
          <w:rPr>
            <w:lang w:val="en-GB"/>
          </w:rPr>
          <w:t xml:space="preserve"> </w:t>
        </w:r>
      </w:ins>
      <w:r w:rsidR="00C21D3E">
        <w:rPr>
          <w:lang w:val="en-GB"/>
        </w:rPr>
        <w:t>will be exe</w:t>
      </w:r>
      <w:r w:rsidR="00796A22">
        <w:rPr>
          <w:lang w:val="en-GB"/>
        </w:rPr>
        <w:t>cuted in</w:t>
      </w:r>
      <w:r w:rsidR="00C21D3E">
        <w:rPr>
          <w:lang w:val="en-GB"/>
        </w:rPr>
        <w:t xml:space="preserve"> the most efficient way. </w:t>
      </w:r>
    </w:p>
    <w:p w:rsidR="00716E91" w:rsidRPr="007D4D56" w:rsidRDefault="00716E91" w:rsidP="007D4D56">
      <w:pPr>
        <w:rPr>
          <w:u w:val="single"/>
          <w:lang w:val="en-GB"/>
        </w:rPr>
      </w:pPr>
    </w:p>
    <w:p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rsidR="001A22DB" w:rsidRDefault="001A22DB" w:rsidP="001A22DB"/>
    <w:p w:rsidR="00AD78A7" w:rsidRDefault="007D4D56" w:rsidP="001A22DB">
      <w:r>
        <w:t xml:space="preserve">Sistema de recomendación, </w:t>
      </w:r>
      <w:r w:rsidR="00716E91">
        <w:t>algoritmo, f</w:t>
      </w:r>
      <w:r w:rsidR="001A22DB">
        <w:t xml:space="preserve">ramework, </w:t>
      </w:r>
      <w:r>
        <w:t>vecinos cercanos (</w:t>
      </w:r>
      <w:r w:rsidR="00945898">
        <w:t>KNN</w:t>
      </w:r>
      <w:r>
        <w:t xml:space="preserve">), filtrado colaborativo, </w:t>
      </w:r>
      <w:r w:rsidR="00EE62CC">
        <w:t>algoritmo basado en contenido.</w:t>
      </w:r>
    </w:p>
    <w:p w:rsidR="00AD78A7" w:rsidRPr="0084289B" w:rsidRDefault="00AD78A7" w:rsidP="001A22DB">
      <w:pPr>
        <w:rPr>
          <w:rFonts w:ascii="Arial" w:hAnsi="Arial" w:cs="Arial"/>
          <w:b/>
          <w:iCs/>
          <w:sz w:val="40"/>
          <w:szCs w:val="40"/>
        </w:rPr>
      </w:pPr>
    </w:p>
    <w:p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(inglés)</w:t>
      </w:r>
    </w:p>
    <w:p w:rsidR="001A22DB" w:rsidRPr="00AE0AD5" w:rsidRDefault="001A22DB" w:rsidP="001A22DB">
      <w:pPr>
        <w:rPr>
          <w:lang w:val="en-GB"/>
        </w:rPr>
      </w:pPr>
    </w:p>
    <w:p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rsidR="003F4301" w:rsidRDefault="00416A47" w:rsidP="003F4301">
      <w:pPr>
        <w:rPr>
          <w:b/>
          <w:i/>
          <w:iCs/>
          <w:sz w:val="32"/>
          <w:szCs w:val="32"/>
        </w:rPr>
      </w:pPr>
      <w:r w:rsidRPr="00BC0BC8">
        <w:rPr>
          <w:b/>
          <w:sz w:val="28"/>
          <w:rPrChange w:id="33" w:author="Alejandro Bellogín" w:date="2017-01-16T14:53:00Z">
            <w:rPr>
              <w:b/>
              <w:sz w:val="28"/>
              <w:lang w:val="es-ES_tradnl"/>
            </w:rPr>
          </w:rPrChange>
        </w:rPr>
        <w:br w:type="page"/>
      </w:r>
      <w:r w:rsidRPr="00BC0BC8">
        <w:rPr>
          <w:b/>
          <w:sz w:val="28"/>
          <w:rPrChange w:id="34" w:author="Alejandro Bellogín" w:date="2017-01-16T14:53:00Z">
            <w:rPr>
              <w:b/>
              <w:sz w:val="28"/>
              <w:lang w:val="es-ES_tradnl"/>
            </w:rPr>
          </w:rPrChange>
        </w:rPr>
        <w:lastRenderedPageBreak/>
        <w:br w:type="page"/>
      </w:r>
      <w:r w:rsidRPr="00BC0BC8">
        <w:rPr>
          <w:b/>
          <w:sz w:val="28"/>
          <w:rPrChange w:id="35" w:author="Alejandro Bellogín" w:date="2017-01-16T14:53:00Z">
            <w:rPr>
              <w:b/>
              <w:sz w:val="28"/>
              <w:lang w:val="es-ES_tradnl"/>
            </w:rPr>
          </w:rPrChange>
        </w:rPr>
        <w:lastRenderedPageBreak/>
        <w:t xml:space="preserve"> </w:t>
      </w:r>
      <w:r w:rsidR="00810C92">
        <w:rPr>
          <w:b/>
          <w:i/>
          <w:iCs/>
          <w:sz w:val="32"/>
          <w:szCs w:val="32"/>
        </w:rPr>
        <w:t>Agradecimientos</w:t>
      </w:r>
    </w:p>
    <w:p w:rsidR="003F4301" w:rsidRDefault="003F4301" w:rsidP="003F4301">
      <w:pPr>
        <w:rPr>
          <w:b/>
          <w:i/>
          <w:iCs/>
          <w:sz w:val="32"/>
          <w:szCs w:val="32"/>
        </w:rPr>
      </w:pPr>
    </w:p>
    <w:p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rsidR="003F4301" w:rsidRDefault="006238B4" w:rsidP="006238B4">
      <w:pPr>
        <w:rPr>
          <w:i/>
        </w:rPr>
      </w:pPr>
      <w:r>
        <w:rPr>
          <w:i/>
        </w:rPr>
        <w:t>A m</w:t>
      </w:r>
      <w:r w:rsidR="003F4301" w:rsidRPr="003F4301">
        <w:rPr>
          <w:i/>
        </w:rPr>
        <w:t>i madre por criarme y hacer de mí la persona que soy</w:t>
      </w:r>
      <w:r w:rsidR="003F4301">
        <w:rPr>
          <w:i/>
        </w:rPr>
        <w:t>.</w:t>
      </w:r>
    </w:p>
    <w:p w:rsidR="003F4301" w:rsidRDefault="006238B4" w:rsidP="006238B4">
      <w:pPr>
        <w:rPr>
          <w:i/>
        </w:rPr>
      </w:pPr>
      <w:r>
        <w:rPr>
          <w:i/>
        </w:rPr>
        <w:t>A m</w:t>
      </w:r>
      <w:r w:rsidR="003F4301">
        <w:rPr>
          <w:i/>
        </w:rPr>
        <w:t>i padre por sus consejos.</w:t>
      </w:r>
    </w:p>
    <w:p w:rsidR="003F4301" w:rsidRPr="003F4301" w:rsidRDefault="006238B4" w:rsidP="006238B4">
      <w:pPr>
        <w:rPr>
          <w:i/>
        </w:rPr>
      </w:pPr>
      <w:r>
        <w:rPr>
          <w:i/>
        </w:rPr>
        <w:t>A m</w:t>
      </w:r>
      <w:r w:rsidR="003F4301">
        <w:rPr>
          <w:i/>
        </w:rPr>
        <w:t>is abuelos por tratarme como a un hijo.</w:t>
      </w:r>
    </w:p>
    <w:p w:rsidR="003F4301" w:rsidRDefault="003F4301" w:rsidP="006238B4">
      <w:pPr>
        <w:rPr>
          <w:i/>
        </w:rPr>
      </w:pPr>
    </w:p>
    <w:p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rsidR="006238B4" w:rsidRDefault="006238B4" w:rsidP="006238B4">
      <w:pPr>
        <w:rPr>
          <w:i/>
        </w:rPr>
      </w:pPr>
    </w:p>
    <w:p w:rsidR="006238B4" w:rsidRPr="006238B4" w:rsidRDefault="006238B4" w:rsidP="006238B4">
      <w:r>
        <w:rPr>
          <w:i/>
        </w:rPr>
        <w:t>Muchas gracias a mis amigos que son como hermanos y a Paula por estar siempre apoyándome</w:t>
      </w:r>
      <w:r w:rsidR="00CF5F3F">
        <w:rPr>
          <w:i/>
        </w:rPr>
        <w:t>.</w:t>
      </w:r>
    </w:p>
    <w:p w:rsidR="00B20465" w:rsidRDefault="00B20465" w:rsidP="006238B4">
      <w:pPr>
        <w:rPr>
          <w:b/>
        </w:rPr>
      </w:pPr>
    </w:p>
    <w:p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rsidR="00B20465" w:rsidRDefault="00B20465" w:rsidP="003F4301">
      <w:pPr>
        <w:rPr>
          <w:i/>
        </w:rPr>
      </w:pPr>
    </w:p>
    <w:p w:rsidR="00723BE9" w:rsidRPr="00723BE9" w:rsidRDefault="00723BE9" w:rsidP="00723BE9">
      <w:pPr>
        <w:jc w:val="right"/>
        <w:rPr>
          <w:b/>
        </w:rPr>
      </w:pPr>
      <w:r w:rsidRPr="00723BE9">
        <w:rPr>
          <w:b/>
        </w:rPr>
        <w:t>Alejandro Gil Hernán</w:t>
      </w:r>
    </w:p>
    <w:p w:rsidR="00A00BC2" w:rsidRDefault="00A00BC2" w:rsidP="00C57CF1">
      <w:pPr>
        <w:rPr>
          <w:b/>
        </w:rPr>
      </w:pPr>
    </w:p>
    <w:p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rsidR="007C3D8F" w:rsidRDefault="00345D0F" w:rsidP="00345D0F">
      <w:pPr>
        <w:rPr>
          <w:b/>
          <w:bCs/>
          <w:sz w:val="32"/>
        </w:rPr>
      </w:pPr>
      <w:bookmarkStart w:id="36" w:name="contenidos"/>
      <w:bookmarkEnd w:id="36"/>
      <w:r>
        <w:rPr>
          <w:b/>
          <w:bCs/>
          <w:sz w:val="32"/>
        </w:rPr>
        <w:lastRenderedPageBreak/>
        <w:t>Í</w:t>
      </w:r>
      <w:r w:rsidR="00CD6ECD" w:rsidRPr="00E513E8">
        <w:rPr>
          <w:b/>
          <w:bCs/>
          <w:sz w:val="32"/>
        </w:rPr>
        <w:t>NDICE</w:t>
      </w:r>
      <w:r w:rsidR="00D30ABD" w:rsidRPr="00E513E8">
        <w:rPr>
          <w:b/>
          <w:bCs/>
          <w:sz w:val="32"/>
        </w:rPr>
        <w:t xml:space="preserve"> DE CONTENIDOS</w:t>
      </w:r>
    </w:p>
    <w:p w:rsidR="00345D0F" w:rsidRPr="00345D0F" w:rsidRDefault="00345D0F" w:rsidP="00345D0F">
      <w:pPr>
        <w:rPr>
          <w:bCs/>
          <w:sz w:val="32"/>
        </w:rPr>
      </w:pPr>
    </w:p>
    <w:p w:rsidR="001B6336" w:rsidRDefault="00FC5C71">
      <w:pPr>
        <w:pStyle w:val="TDC1"/>
        <w:rPr>
          <w:rFonts w:asciiTheme="minorHAnsi" w:eastAsiaTheme="minorEastAsia" w:hAnsiTheme="minorHAnsi" w:cstheme="minorBidi"/>
          <w:b w:val="0"/>
          <w:lang w:val="es-ES_tradnl" w:eastAsia="es-ES_tradnl"/>
        </w:rPr>
      </w:pPr>
      <w:r>
        <w:rPr>
          <w:bCs/>
          <w:sz w:val="22"/>
          <w:szCs w:val="22"/>
        </w:rPr>
        <w:fldChar w:fldCharType="begin"/>
      </w:r>
      <w:r w:rsidR="00597C5D" w:rsidRPr="00597C5D">
        <w:rPr>
          <w:bCs/>
          <w:sz w:val="22"/>
          <w:szCs w:val="22"/>
          <w:lang w:val="es-ES_tradnl"/>
        </w:rPr>
        <w:instrText xml:space="preserve"> TOC \o "1-3" </w:instrText>
      </w:r>
      <w:r>
        <w:rPr>
          <w:bCs/>
          <w:sz w:val="22"/>
          <w:szCs w:val="22"/>
        </w:rPr>
        <w:fldChar w:fldCharType="separate"/>
      </w:r>
      <w:r w:rsidR="001B6336" w:rsidRPr="003A2FB3">
        <w:rPr>
          <w:lang w:val="es-ES_tradnl"/>
        </w:rPr>
        <w:t>1.</w:t>
      </w:r>
      <w:r w:rsidR="001B6336" w:rsidRPr="001B6336">
        <w:rPr>
          <w:rFonts w:asciiTheme="minorHAnsi" w:eastAsiaTheme="minorEastAsia" w:hAnsiTheme="minorHAnsi" w:cstheme="minorBidi"/>
          <w:b w:val="0"/>
          <w:lang w:val="es-ES_tradnl" w:eastAsia="es-ES_tradnl"/>
        </w:rPr>
        <w:tab/>
      </w:r>
      <w:r w:rsidR="001B6336" w:rsidRPr="003A2FB3">
        <w:rPr>
          <w:lang w:val="es-ES_tradnl"/>
        </w:rPr>
        <w:t>Introducción</w:t>
      </w:r>
      <w:r w:rsidR="001B6336" w:rsidRPr="003A2FB3">
        <w:rPr>
          <w:lang w:val="es-ES_tradnl"/>
        </w:rPr>
        <w:tab/>
      </w:r>
      <w:r w:rsidRPr="001B6336">
        <w:fldChar w:fldCharType="begin"/>
      </w:r>
      <w:r w:rsidR="001B6336" w:rsidRPr="003A2FB3">
        <w:rPr>
          <w:lang w:val="es-ES_tradnl"/>
        </w:rPr>
        <w:instrText xml:space="preserve"> PAGEREF _Toc471826467 \h </w:instrText>
      </w:r>
      <w:r w:rsidRPr="001B6336">
        <w:fldChar w:fldCharType="separate"/>
      </w:r>
      <w:r w:rsidR="0057226A">
        <w:rPr>
          <w:lang w:val="es-ES_tradnl"/>
        </w:rPr>
        <w:t>1</w:t>
      </w:r>
      <w:r w:rsidRPr="001B6336">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1.1</w:t>
      </w:r>
      <w:r>
        <w:t xml:space="preserve"> Motivación</w:t>
      </w:r>
      <w:r>
        <w:tab/>
      </w:r>
      <w:r w:rsidR="00FC5C71">
        <w:fldChar w:fldCharType="begin"/>
      </w:r>
      <w:r>
        <w:instrText xml:space="preserve"> PAGEREF _Toc471826468 \h </w:instrText>
      </w:r>
      <w:r w:rsidR="00FC5C71">
        <w:fldChar w:fldCharType="separate"/>
      </w:r>
      <w:r w:rsidR="0057226A">
        <w:t>1</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1.2</w:t>
      </w:r>
      <w:r>
        <w:t xml:space="preserve"> Objetivos</w:t>
      </w:r>
      <w:r>
        <w:tab/>
      </w:r>
      <w:r w:rsidR="00FC5C71">
        <w:fldChar w:fldCharType="begin"/>
      </w:r>
      <w:r>
        <w:instrText xml:space="preserve"> PAGEREF _Toc471826469 \h </w:instrText>
      </w:r>
      <w:r w:rsidR="00FC5C71">
        <w:fldChar w:fldCharType="separate"/>
      </w:r>
      <w:r w:rsidR="0057226A">
        <w:t>2</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1.3</w:t>
      </w:r>
      <w:r>
        <w:t xml:space="preserve"> Organización de la memoria</w:t>
      </w:r>
      <w:r>
        <w:tab/>
      </w:r>
      <w:r w:rsidR="00FC5C71">
        <w:fldChar w:fldCharType="begin"/>
      </w:r>
      <w:r>
        <w:instrText xml:space="preserve"> PAGEREF _Toc471826470 \h </w:instrText>
      </w:r>
      <w:r w:rsidR="00FC5C71">
        <w:fldChar w:fldCharType="separate"/>
      </w:r>
      <w:r w:rsidR="0057226A">
        <w:t>3</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2.</w:t>
      </w:r>
      <w:r>
        <w:rPr>
          <w:rFonts w:asciiTheme="minorHAnsi" w:eastAsiaTheme="minorEastAsia" w:hAnsiTheme="minorHAnsi" w:cstheme="minorBidi"/>
          <w:b w:val="0"/>
          <w:lang w:val="es-ES_tradnl" w:eastAsia="es-ES_tradnl"/>
        </w:rPr>
        <w:tab/>
      </w:r>
      <w:r w:rsidRPr="003A2FB3">
        <w:rPr>
          <w:lang w:val="es-ES_tradnl"/>
        </w:rPr>
        <w:t>Estado del arte</w:t>
      </w:r>
      <w:r w:rsidRPr="003A2FB3">
        <w:rPr>
          <w:lang w:val="es-ES_tradnl"/>
        </w:rPr>
        <w:tab/>
      </w:r>
      <w:r w:rsidR="00FC5C71">
        <w:fldChar w:fldCharType="begin"/>
      </w:r>
      <w:r w:rsidRPr="003A2FB3">
        <w:rPr>
          <w:lang w:val="es-ES_tradnl"/>
        </w:rPr>
        <w:instrText xml:space="preserve"> PAGEREF _Toc471826471 \h </w:instrText>
      </w:r>
      <w:r w:rsidR="00FC5C71">
        <w:fldChar w:fldCharType="separate"/>
      </w:r>
      <w:r w:rsidR="0057226A">
        <w:rPr>
          <w:lang w:val="es-ES_tradnl"/>
        </w:rPr>
        <w:t>2</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2.1</w:t>
      </w:r>
      <w:r>
        <w:t xml:space="preserve"> Tipos de algoritmos</w:t>
      </w:r>
      <w:r>
        <w:tab/>
      </w:r>
      <w:r w:rsidR="00FC5C71">
        <w:fldChar w:fldCharType="begin"/>
      </w:r>
      <w:r>
        <w:instrText xml:space="preserve"> PAGEREF _Toc471826472 \h </w:instrText>
      </w:r>
      <w:r w:rsidR="00FC5C71">
        <w:fldChar w:fldCharType="separate"/>
      </w:r>
      <w:r w:rsidR="0057226A">
        <w:t>3</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sidR="00FC5C71">
        <w:rPr>
          <w:noProof/>
        </w:rPr>
        <w:fldChar w:fldCharType="begin"/>
      </w:r>
      <w:r>
        <w:rPr>
          <w:noProof/>
        </w:rPr>
        <w:instrText xml:space="preserve"> PAGEREF _Toc471826473 \h </w:instrText>
      </w:r>
      <w:r w:rsidR="00FC5C71">
        <w:rPr>
          <w:noProof/>
        </w:rPr>
      </w:r>
      <w:r w:rsidR="00FC5C71">
        <w:rPr>
          <w:noProof/>
        </w:rPr>
        <w:fldChar w:fldCharType="separate"/>
      </w:r>
      <w:r w:rsidR="0057226A">
        <w:rPr>
          <w:noProof/>
        </w:rPr>
        <w:t>3</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sidR="00FC5C71">
        <w:rPr>
          <w:noProof/>
        </w:rPr>
        <w:fldChar w:fldCharType="begin"/>
      </w:r>
      <w:r>
        <w:rPr>
          <w:noProof/>
        </w:rPr>
        <w:instrText xml:space="preserve"> PAGEREF _Toc471826474 \h </w:instrText>
      </w:r>
      <w:r w:rsidR="00FC5C71">
        <w:rPr>
          <w:noProof/>
        </w:rPr>
      </w:r>
      <w:r w:rsidR="00FC5C71">
        <w:rPr>
          <w:noProof/>
        </w:rPr>
        <w:fldChar w:fldCharType="separate"/>
      </w:r>
      <w:r w:rsidR="0057226A">
        <w:rPr>
          <w:noProof/>
        </w:rPr>
        <w:t>3</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2.1.3 Algoritmos generales</w:t>
      </w:r>
      <w:r>
        <w:rPr>
          <w:noProof/>
        </w:rPr>
        <w:tab/>
      </w:r>
      <w:r w:rsidR="00FC5C71">
        <w:rPr>
          <w:noProof/>
        </w:rPr>
        <w:fldChar w:fldCharType="begin"/>
      </w:r>
      <w:r>
        <w:rPr>
          <w:noProof/>
        </w:rPr>
        <w:instrText xml:space="preserve"> PAGEREF _Toc471826475 \h </w:instrText>
      </w:r>
      <w:r w:rsidR="00FC5C71">
        <w:rPr>
          <w:noProof/>
        </w:rPr>
      </w:r>
      <w:r w:rsidR="00FC5C71">
        <w:rPr>
          <w:noProof/>
        </w:rPr>
        <w:fldChar w:fldCharType="separate"/>
      </w:r>
      <w:r w:rsidR="0057226A">
        <w:rPr>
          <w:noProof/>
        </w:rPr>
        <w:t>6</w:t>
      </w:r>
      <w:r w:rsidR="00FC5C71">
        <w:rPr>
          <w:noProof/>
        </w:rPr>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2.2</w:t>
      </w:r>
      <w:r>
        <w:t xml:space="preserve"> Normalización de ratings</w:t>
      </w:r>
      <w:r>
        <w:tab/>
      </w:r>
      <w:r w:rsidR="00FC5C71">
        <w:fldChar w:fldCharType="begin"/>
      </w:r>
      <w:r>
        <w:instrText xml:space="preserve"> PAGEREF _Toc471826476 \h </w:instrText>
      </w:r>
      <w:r w:rsidR="00FC5C71">
        <w:fldChar w:fldCharType="separate"/>
      </w:r>
      <w:r w:rsidR="0057226A">
        <w:t>6</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2.3</w:t>
      </w:r>
      <w:r>
        <w:t xml:space="preserve"> Selección de vecinos</w:t>
      </w:r>
      <w:r>
        <w:tab/>
      </w:r>
      <w:r w:rsidR="00FC5C71">
        <w:fldChar w:fldCharType="begin"/>
      </w:r>
      <w:r>
        <w:instrText xml:space="preserve"> PAGEREF _Toc471826477 \h </w:instrText>
      </w:r>
      <w:r w:rsidR="00FC5C71">
        <w:fldChar w:fldCharType="separate"/>
      </w:r>
      <w:r w:rsidR="0057226A">
        <w:t>7</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2.4</w:t>
      </w:r>
      <w:r>
        <w:t xml:space="preserve"> Comparación entre User KNN e Item KNN</w:t>
      </w:r>
      <w:r>
        <w:tab/>
      </w:r>
      <w:r w:rsidR="00FC5C71">
        <w:fldChar w:fldCharType="begin"/>
      </w:r>
      <w:r>
        <w:instrText xml:space="preserve"> PAGEREF _Toc471826478 \h </w:instrText>
      </w:r>
      <w:r w:rsidR="00FC5C71">
        <w:fldChar w:fldCharType="separate"/>
      </w:r>
      <w:r w:rsidR="0057226A">
        <w:t>8</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2.5 Métricas de evaluación</w:t>
      </w:r>
      <w:r>
        <w:tab/>
      </w:r>
      <w:r w:rsidR="00FC5C71">
        <w:fldChar w:fldCharType="begin"/>
      </w:r>
      <w:r>
        <w:instrText xml:space="preserve"> PAGEREF _Toc471826479 \h </w:instrText>
      </w:r>
      <w:r w:rsidR="00FC5C71">
        <w:fldChar w:fldCharType="separate"/>
      </w:r>
      <w:r w:rsidR="0057226A">
        <w:t>9</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3.</w:t>
      </w:r>
      <w:r>
        <w:rPr>
          <w:rFonts w:asciiTheme="minorHAnsi" w:eastAsiaTheme="minorEastAsia" w:hAnsiTheme="minorHAnsi" w:cstheme="minorBidi"/>
          <w:b w:val="0"/>
          <w:lang w:val="es-ES_tradnl" w:eastAsia="es-ES_tradnl"/>
        </w:rPr>
        <w:tab/>
      </w:r>
      <w:r w:rsidRPr="003A2FB3">
        <w:rPr>
          <w:lang w:val="es-ES_tradnl"/>
        </w:rPr>
        <w:t>Diseño y desarrollo</w:t>
      </w:r>
      <w:r w:rsidRPr="003A2FB3">
        <w:rPr>
          <w:lang w:val="es-ES_tradnl"/>
        </w:rPr>
        <w:tab/>
      </w:r>
      <w:r w:rsidR="00FC5C71">
        <w:fldChar w:fldCharType="begin"/>
      </w:r>
      <w:r w:rsidRPr="003A2FB3">
        <w:rPr>
          <w:lang w:val="es-ES_tradnl"/>
        </w:rPr>
        <w:instrText xml:space="preserve"> PAGEREF _Toc471826480 \h </w:instrText>
      </w:r>
      <w:r w:rsidR="00FC5C71">
        <w:fldChar w:fldCharType="separate"/>
      </w:r>
      <w:r w:rsidR="0057226A">
        <w:rPr>
          <w:lang w:val="es-ES_tradnl"/>
        </w:rPr>
        <w:t>13</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3.1</w:t>
      </w:r>
      <w:r>
        <w:t xml:space="preserve"> Descripción del sistema</w:t>
      </w:r>
      <w:r>
        <w:tab/>
      </w:r>
      <w:r w:rsidR="00FC5C71">
        <w:fldChar w:fldCharType="begin"/>
      </w:r>
      <w:r>
        <w:instrText xml:space="preserve"> PAGEREF _Toc471826481 \h </w:instrText>
      </w:r>
      <w:r w:rsidR="00FC5C71">
        <w:fldChar w:fldCharType="separate"/>
      </w:r>
      <w:r w:rsidR="0057226A">
        <w:t>13</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3.2</w:t>
      </w:r>
      <w:r>
        <w:t xml:space="preserve"> Requisitos del sistema</w:t>
      </w:r>
      <w:r>
        <w:tab/>
      </w:r>
      <w:r w:rsidR="00FC5C71">
        <w:fldChar w:fldCharType="begin"/>
      </w:r>
      <w:r>
        <w:instrText xml:space="preserve"> PAGEREF _Toc471826482 \h </w:instrText>
      </w:r>
      <w:r w:rsidR="00FC5C71">
        <w:fldChar w:fldCharType="separate"/>
      </w:r>
      <w:r w:rsidR="0057226A">
        <w:t>14</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3.2.1 Requisitos funcionales</w:t>
      </w:r>
      <w:r>
        <w:rPr>
          <w:noProof/>
        </w:rPr>
        <w:tab/>
      </w:r>
      <w:r w:rsidR="00FC5C71">
        <w:rPr>
          <w:noProof/>
        </w:rPr>
        <w:fldChar w:fldCharType="begin"/>
      </w:r>
      <w:r>
        <w:rPr>
          <w:noProof/>
        </w:rPr>
        <w:instrText xml:space="preserve"> PAGEREF _Toc471826483 \h </w:instrText>
      </w:r>
      <w:r w:rsidR="00FC5C71">
        <w:rPr>
          <w:noProof/>
        </w:rPr>
      </w:r>
      <w:r w:rsidR="00FC5C71">
        <w:rPr>
          <w:noProof/>
        </w:rPr>
        <w:fldChar w:fldCharType="separate"/>
      </w:r>
      <w:r w:rsidR="0057226A">
        <w:rPr>
          <w:noProof/>
        </w:rPr>
        <w:t>14</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sidR="00FC5C71">
        <w:rPr>
          <w:noProof/>
        </w:rPr>
        <w:fldChar w:fldCharType="begin"/>
      </w:r>
      <w:r>
        <w:rPr>
          <w:noProof/>
        </w:rPr>
        <w:instrText xml:space="preserve"> PAGEREF _Toc471826484 \h </w:instrText>
      </w:r>
      <w:r w:rsidR="00FC5C71">
        <w:rPr>
          <w:noProof/>
        </w:rPr>
      </w:r>
      <w:r w:rsidR="00FC5C71">
        <w:rPr>
          <w:noProof/>
        </w:rPr>
        <w:fldChar w:fldCharType="separate"/>
      </w:r>
      <w:r w:rsidR="0057226A">
        <w:rPr>
          <w:noProof/>
        </w:rPr>
        <w:t>14</w:t>
      </w:r>
      <w:r w:rsidR="00FC5C71">
        <w:rPr>
          <w:noProof/>
        </w:rPr>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3.3</w:t>
      </w:r>
      <w:r>
        <w:t xml:space="preserve"> Diseño</w:t>
      </w:r>
      <w:r>
        <w:tab/>
      </w:r>
      <w:r w:rsidR="00FC5C71">
        <w:fldChar w:fldCharType="begin"/>
      </w:r>
      <w:r>
        <w:instrText xml:space="preserve"> PAGEREF _Toc471826485 \h </w:instrText>
      </w:r>
      <w:r w:rsidR="00FC5C71">
        <w:fldChar w:fldCharType="separate"/>
      </w:r>
      <w:r w:rsidR="0057226A">
        <w:t>15</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3.4</w:t>
      </w:r>
      <w:r>
        <w:t xml:space="preserve"> Desarrollo y codificación</w:t>
      </w:r>
      <w:r>
        <w:tab/>
      </w:r>
      <w:r w:rsidR="00FC5C71">
        <w:fldChar w:fldCharType="begin"/>
      </w:r>
      <w:r>
        <w:instrText xml:space="preserve"> PAGEREF _Toc471826486 \h </w:instrText>
      </w:r>
      <w:r w:rsidR="00FC5C71">
        <w:fldChar w:fldCharType="separate"/>
      </w:r>
      <w:r w:rsidR="0057226A">
        <w:t>15</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sidR="00FC5C71">
        <w:rPr>
          <w:noProof/>
        </w:rPr>
        <w:fldChar w:fldCharType="begin"/>
      </w:r>
      <w:r>
        <w:rPr>
          <w:noProof/>
        </w:rPr>
        <w:instrText xml:space="preserve"> PAGEREF _Toc471826487 \h </w:instrText>
      </w:r>
      <w:r w:rsidR="00FC5C71">
        <w:rPr>
          <w:noProof/>
        </w:rPr>
      </w:r>
      <w:r w:rsidR="00FC5C71">
        <w:rPr>
          <w:noProof/>
        </w:rPr>
        <w:fldChar w:fldCharType="separate"/>
      </w:r>
      <w:r w:rsidR="0057226A">
        <w:rPr>
          <w:noProof/>
        </w:rPr>
        <w:t>17</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sidR="00FC5C71">
        <w:rPr>
          <w:noProof/>
        </w:rPr>
        <w:fldChar w:fldCharType="begin"/>
      </w:r>
      <w:r>
        <w:rPr>
          <w:noProof/>
        </w:rPr>
        <w:instrText xml:space="preserve"> PAGEREF _Toc471826488 \h </w:instrText>
      </w:r>
      <w:r w:rsidR="00FC5C71">
        <w:rPr>
          <w:noProof/>
        </w:rPr>
      </w:r>
      <w:r w:rsidR="00FC5C71">
        <w:rPr>
          <w:noProof/>
        </w:rPr>
        <w:fldChar w:fldCharType="separate"/>
      </w:r>
      <w:r w:rsidR="0057226A">
        <w:rPr>
          <w:noProof/>
        </w:rPr>
        <w:t>18</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3.4.3 Annoy vs NMSLIB</w:t>
      </w:r>
      <w:r>
        <w:rPr>
          <w:noProof/>
        </w:rPr>
        <w:tab/>
      </w:r>
      <w:r w:rsidR="00FC5C71">
        <w:rPr>
          <w:noProof/>
        </w:rPr>
        <w:fldChar w:fldCharType="begin"/>
      </w:r>
      <w:r>
        <w:rPr>
          <w:noProof/>
        </w:rPr>
        <w:instrText xml:space="preserve"> PAGEREF _Toc471826489 \h </w:instrText>
      </w:r>
      <w:r w:rsidR="00FC5C71">
        <w:rPr>
          <w:noProof/>
        </w:rPr>
      </w:r>
      <w:r w:rsidR="00FC5C71">
        <w:rPr>
          <w:noProof/>
        </w:rPr>
        <w:fldChar w:fldCharType="separate"/>
      </w:r>
      <w:r w:rsidR="0057226A">
        <w:rPr>
          <w:noProof/>
        </w:rPr>
        <w:t>24</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3.4.4 Apache Thrift y NMSLIB</w:t>
      </w:r>
      <w:r>
        <w:rPr>
          <w:noProof/>
        </w:rPr>
        <w:tab/>
      </w:r>
      <w:r w:rsidR="00FC5C71">
        <w:rPr>
          <w:noProof/>
        </w:rPr>
        <w:fldChar w:fldCharType="begin"/>
      </w:r>
      <w:r>
        <w:rPr>
          <w:noProof/>
        </w:rPr>
        <w:instrText xml:space="preserve"> PAGEREF _Toc471826490 \h </w:instrText>
      </w:r>
      <w:r w:rsidR="00FC5C71">
        <w:rPr>
          <w:noProof/>
        </w:rPr>
      </w:r>
      <w:r w:rsidR="00FC5C71">
        <w:rPr>
          <w:noProof/>
        </w:rPr>
        <w:fldChar w:fldCharType="separate"/>
      </w:r>
      <w:r w:rsidR="0057226A">
        <w:rPr>
          <w:noProof/>
        </w:rPr>
        <w:t>25</w:t>
      </w:r>
      <w:r w:rsidR="00FC5C71">
        <w:rPr>
          <w:noProof/>
        </w:rPr>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4.</w:t>
      </w:r>
      <w:r>
        <w:rPr>
          <w:rFonts w:asciiTheme="minorHAnsi" w:eastAsiaTheme="minorEastAsia" w:hAnsiTheme="minorHAnsi" w:cstheme="minorBidi"/>
          <w:b w:val="0"/>
          <w:lang w:val="es-ES_tradnl" w:eastAsia="es-ES_tradnl"/>
        </w:rPr>
        <w:tab/>
      </w:r>
      <w:r w:rsidRPr="003A2FB3">
        <w:rPr>
          <w:lang w:val="es-ES_tradnl"/>
        </w:rPr>
        <w:t>Integración, pruebas y resultados</w:t>
      </w:r>
      <w:r w:rsidRPr="003A2FB3">
        <w:rPr>
          <w:lang w:val="es-ES_tradnl"/>
        </w:rPr>
        <w:tab/>
      </w:r>
      <w:r w:rsidR="00FC5C71">
        <w:fldChar w:fldCharType="begin"/>
      </w:r>
      <w:r w:rsidRPr="003A2FB3">
        <w:rPr>
          <w:lang w:val="es-ES_tradnl"/>
        </w:rPr>
        <w:instrText xml:space="preserve"> PAGEREF _Toc471826491 \h </w:instrText>
      </w:r>
      <w:r w:rsidR="00FC5C71">
        <w:fldChar w:fldCharType="separate"/>
      </w:r>
      <w:r w:rsidR="0057226A">
        <w:rPr>
          <w:lang w:val="es-ES_tradnl"/>
        </w:rPr>
        <w:t>27</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5.</w:t>
      </w:r>
      <w:r>
        <w:rPr>
          <w:rFonts w:asciiTheme="minorHAnsi" w:eastAsiaTheme="minorEastAsia" w:hAnsiTheme="minorHAnsi" w:cstheme="minorBidi"/>
          <w:b w:val="0"/>
          <w:lang w:val="es-ES_tradnl" w:eastAsia="es-ES_tradnl"/>
        </w:rPr>
        <w:tab/>
      </w:r>
      <w:r w:rsidRPr="003A2FB3">
        <w:rPr>
          <w:lang w:val="es-ES_tradnl"/>
        </w:rPr>
        <w:t>Conclusiones y trabajo futuro</w:t>
      </w:r>
      <w:r w:rsidRPr="003A2FB3">
        <w:rPr>
          <w:lang w:val="es-ES_tradnl"/>
        </w:rPr>
        <w:tab/>
      </w:r>
      <w:r w:rsidR="00FC5C71">
        <w:fldChar w:fldCharType="begin"/>
      </w:r>
      <w:r w:rsidRPr="003A2FB3">
        <w:rPr>
          <w:lang w:val="es-ES_tradnl"/>
        </w:rPr>
        <w:instrText xml:space="preserve"> PAGEREF _Toc471826492 \h </w:instrText>
      </w:r>
      <w:r w:rsidR="00FC5C71">
        <w:fldChar w:fldCharType="separate"/>
      </w:r>
      <w:r w:rsidR="0057226A">
        <w:rPr>
          <w:lang w:val="es-ES_tradnl"/>
        </w:rPr>
        <w:t>27</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Referencias</w:t>
      </w:r>
      <w:r w:rsidRPr="003A2FB3">
        <w:rPr>
          <w:lang w:val="es-ES_tradnl"/>
        </w:rPr>
        <w:tab/>
      </w:r>
      <w:r w:rsidR="00FC5C71">
        <w:fldChar w:fldCharType="begin"/>
      </w:r>
      <w:r w:rsidRPr="003A2FB3">
        <w:rPr>
          <w:lang w:val="es-ES_tradnl"/>
        </w:rPr>
        <w:instrText xml:space="preserve"> PAGEREF _Toc471826493 \h </w:instrText>
      </w:r>
      <w:r w:rsidR="00FC5C71">
        <w:fldChar w:fldCharType="separate"/>
      </w:r>
      <w:r w:rsidR="0057226A">
        <w:rPr>
          <w:lang w:val="es-ES_tradnl"/>
        </w:rPr>
        <w:t>29</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Glosario</w:t>
      </w:r>
      <w:r w:rsidRPr="003A2FB3">
        <w:rPr>
          <w:lang w:val="es-ES_tradnl"/>
        </w:rPr>
        <w:tab/>
      </w:r>
      <w:r w:rsidR="00FC5C71">
        <w:fldChar w:fldCharType="begin"/>
      </w:r>
      <w:r w:rsidRPr="003A2FB3">
        <w:rPr>
          <w:lang w:val="es-ES_tradnl"/>
        </w:rPr>
        <w:instrText xml:space="preserve"> PAGEREF _Toc471826494 \h </w:instrText>
      </w:r>
      <w:r w:rsidR="00FC5C71">
        <w:fldChar w:fldCharType="separate"/>
      </w:r>
      <w:r w:rsidR="0057226A">
        <w:rPr>
          <w:lang w:val="es-ES_tradnl"/>
        </w:rPr>
        <w:t>30</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Anexos</w:t>
      </w:r>
      <w:r w:rsidRPr="003A2FB3">
        <w:rPr>
          <w:lang w:val="es-ES_tradnl"/>
        </w:rPr>
        <w:tab/>
      </w:r>
      <w:r w:rsidR="00FC5C71">
        <w:fldChar w:fldCharType="begin"/>
      </w:r>
      <w:r w:rsidRPr="003A2FB3">
        <w:rPr>
          <w:lang w:val="es-ES_tradnl"/>
        </w:rPr>
        <w:instrText xml:space="preserve"> PAGEREF _Toc471826495 \h </w:instrText>
      </w:r>
      <w:r w:rsidR="00FC5C71">
        <w:fldChar w:fldCharType="separate"/>
      </w:r>
      <w:r w:rsidR="0057226A">
        <w:rPr>
          <w:lang w:val="es-ES_tradnl"/>
        </w:rPr>
        <w:t>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rsidR="00FC5C71">
        <w:fldChar w:fldCharType="begin"/>
      </w:r>
      <w:r>
        <w:instrText xml:space="preserve"> PAGEREF _Toc471826496 \h </w:instrText>
      </w:r>
      <w:r w:rsidR="00FC5C71">
        <w:fldChar w:fldCharType="separate"/>
      </w:r>
      <w:r w:rsidR="0057226A">
        <w:t>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t>Manual del programador</w:t>
      </w:r>
      <w:r>
        <w:tab/>
      </w:r>
      <w:r w:rsidR="00FC5C71">
        <w:fldChar w:fldCharType="begin"/>
      </w:r>
      <w:r>
        <w:instrText xml:space="preserve"> PAGEREF _Toc471826497 \h </w:instrText>
      </w:r>
      <w:r w:rsidR="00FC5C71">
        <w:fldChar w:fldCharType="separate"/>
      </w:r>
      <w:r w:rsidR="0057226A">
        <w:t>III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rsidR="00FC5C71">
        <w:fldChar w:fldCharType="begin"/>
      </w:r>
      <w:r>
        <w:instrText xml:space="preserve"> PAGEREF _Toc471826498 \h </w:instrText>
      </w:r>
      <w:r w:rsidR="00FC5C71">
        <w:fldChar w:fldCharType="separate"/>
      </w:r>
      <w:r w:rsidR="0057226A">
        <w:t>- 1 -</w:t>
      </w:r>
      <w:r w:rsidR="00FC5C71">
        <w:fldChar w:fldCharType="end"/>
      </w:r>
    </w:p>
    <w:p w:rsidR="007C3D8F" w:rsidRPr="00E513E8" w:rsidRDefault="00FC5C71">
      <w:pPr>
        <w:rPr>
          <w:b/>
          <w:bCs/>
          <w:sz w:val="22"/>
          <w:szCs w:val="22"/>
        </w:rPr>
      </w:pPr>
      <w:r>
        <w:rPr>
          <w:b/>
          <w:bCs/>
          <w:noProof/>
          <w:sz w:val="22"/>
          <w:szCs w:val="22"/>
          <w:lang w:val="en-GB"/>
        </w:rPr>
        <w:fldChar w:fldCharType="end"/>
      </w:r>
    </w:p>
    <w:p w:rsidR="009704D8" w:rsidRDefault="009704D8">
      <w:pPr>
        <w:rPr>
          <w:b/>
          <w:bCs/>
          <w:sz w:val="22"/>
          <w:szCs w:val="22"/>
        </w:rPr>
      </w:pPr>
    </w:p>
    <w:p w:rsidR="00F76874" w:rsidRPr="00E513E8" w:rsidRDefault="00F76874">
      <w:pPr>
        <w:rPr>
          <w:b/>
          <w:bCs/>
          <w:sz w:val="22"/>
          <w:szCs w:val="22"/>
        </w:rPr>
      </w:pPr>
    </w:p>
    <w:p w:rsidR="009704D8" w:rsidRPr="00E513E8" w:rsidRDefault="009704D8">
      <w:pPr>
        <w:rPr>
          <w:b/>
          <w:bCs/>
          <w:sz w:val="22"/>
          <w:szCs w:val="22"/>
        </w:rPr>
      </w:pPr>
    </w:p>
    <w:p w:rsidR="009704D8" w:rsidRPr="00E513E8" w:rsidRDefault="009704D8">
      <w:pPr>
        <w:rPr>
          <w:b/>
          <w:bCs/>
          <w:sz w:val="22"/>
          <w:szCs w:val="22"/>
        </w:rPr>
      </w:pPr>
    </w:p>
    <w:p w:rsidR="009704D8" w:rsidRDefault="009704D8" w:rsidP="009704D8">
      <w:pPr>
        <w:jc w:val="center"/>
        <w:rPr>
          <w:b/>
          <w:bCs/>
          <w:sz w:val="32"/>
        </w:rPr>
      </w:pPr>
      <w:bookmarkStart w:id="37" w:name="figuras"/>
      <w:bookmarkEnd w:id="37"/>
      <w:r w:rsidRPr="00E513E8">
        <w:rPr>
          <w:b/>
          <w:bCs/>
          <w:sz w:val="32"/>
        </w:rPr>
        <w:t>INDICE DE FIGURAS</w:t>
      </w:r>
    </w:p>
    <w:p w:rsidR="007E6CDE" w:rsidRDefault="007E6CDE" w:rsidP="009704D8">
      <w:pPr>
        <w:jc w:val="center"/>
        <w:rPr>
          <w:b/>
          <w:bCs/>
          <w:sz w:val="32"/>
        </w:rPr>
      </w:pPr>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825593" w:history="1">
        <w:r w:rsidR="000C3F29" w:rsidRPr="00723C53">
          <w:rPr>
            <w:rStyle w:val="Hipervnculo"/>
            <w:noProof/>
          </w:rPr>
          <w:t>Figura 1. Valor de las ventas del comercio electrónico en EEUU</w:t>
        </w:r>
        <w:r w:rsidR="000C3F29">
          <w:rPr>
            <w:noProof/>
            <w:webHidden/>
          </w:rPr>
          <w:tab/>
        </w:r>
        <w:r>
          <w:rPr>
            <w:noProof/>
            <w:webHidden/>
          </w:rPr>
          <w:fldChar w:fldCharType="begin"/>
        </w:r>
        <w:r w:rsidR="000C3F29">
          <w:rPr>
            <w:noProof/>
            <w:webHidden/>
          </w:rPr>
          <w:instrText xml:space="preserve"> PAGEREF _Toc471825593 \h </w:instrText>
        </w:r>
        <w:r>
          <w:rPr>
            <w:noProof/>
            <w:webHidden/>
          </w:rPr>
        </w:r>
        <w:r>
          <w:rPr>
            <w:noProof/>
            <w:webHidden/>
          </w:rPr>
          <w:fldChar w:fldCharType="separate"/>
        </w:r>
        <w:r w:rsidR="0057226A">
          <w:rPr>
            <w:noProof/>
            <w:webHidden/>
          </w:rPr>
          <w:t>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4" w:history="1">
        <w:r w:rsidR="000C3F29" w:rsidRPr="00723C53">
          <w:rPr>
            <w:rStyle w:val="Hipervnculo"/>
            <w:noProof/>
          </w:rPr>
          <w:t>Figura 2. Elección de vecinos</w:t>
        </w:r>
        <w:r w:rsidR="000C3F29">
          <w:rPr>
            <w:noProof/>
            <w:webHidden/>
          </w:rPr>
          <w:tab/>
        </w:r>
        <w:r>
          <w:rPr>
            <w:noProof/>
            <w:webHidden/>
          </w:rPr>
          <w:fldChar w:fldCharType="begin"/>
        </w:r>
        <w:r w:rsidR="000C3F29">
          <w:rPr>
            <w:noProof/>
            <w:webHidden/>
          </w:rPr>
          <w:instrText xml:space="preserve"> PAGEREF _Toc471825594 \h </w:instrText>
        </w:r>
        <w:r>
          <w:rPr>
            <w:noProof/>
            <w:webHidden/>
          </w:rPr>
        </w:r>
        <w:r>
          <w:rPr>
            <w:noProof/>
            <w:webHidden/>
          </w:rPr>
          <w:fldChar w:fldCharType="separate"/>
        </w:r>
        <w:r w:rsidR="0057226A">
          <w:rPr>
            <w:noProof/>
            <w:webHidden/>
          </w:rPr>
          <w:t>8</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5" w:history="1">
        <w:r w:rsidR="000C3F29" w:rsidRPr="00723C53">
          <w:rPr>
            <w:rStyle w:val="Hipervnculo"/>
            <w:noProof/>
          </w:rPr>
          <w:t>Figura 3. Conjunto intersección entre ítems recomendados y relevantes</w:t>
        </w:r>
        <w:r w:rsidR="000C3F29">
          <w:rPr>
            <w:noProof/>
            <w:webHidden/>
          </w:rPr>
          <w:tab/>
        </w:r>
        <w:r>
          <w:rPr>
            <w:noProof/>
            <w:webHidden/>
          </w:rPr>
          <w:fldChar w:fldCharType="begin"/>
        </w:r>
        <w:r w:rsidR="000C3F29">
          <w:rPr>
            <w:noProof/>
            <w:webHidden/>
          </w:rPr>
          <w:instrText xml:space="preserve"> PAGEREF _Toc471825595 \h </w:instrText>
        </w:r>
        <w:r>
          <w:rPr>
            <w:noProof/>
            <w:webHidden/>
          </w:rPr>
        </w:r>
        <w:r>
          <w:rPr>
            <w:noProof/>
            <w:webHidden/>
          </w:rPr>
          <w:fldChar w:fldCharType="separate"/>
        </w:r>
        <w:r w:rsidR="0057226A">
          <w:rPr>
            <w:noProof/>
            <w:webHidden/>
          </w:rPr>
          <w:t>10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6" w:history="1">
        <w:r w:rsidR="000C3F29" w:rsidRPr="00723C53">
          <w:rPr>
            <w:rStyle w:val="Hipervnculo"/>
            <w:noProof/>
          </w:rPr>
          <w:t>Figura 4. Precisión frente a recall</w:t>
        </w:r>
        <w:r w:rsidR="000C3F29">
          <w:rPr>
            <w:noProof/>
            <w:webHidden/>
          </w:rPr>
          <w:tab/>
        </w:r>
        <w:r>
          <w:rPr>
            <w:noProof/>
            <w:webHidden/>
          </w:rPr>
          <w:fldChar w:fldCharType="begin"/>
        </w:r>
        <w:r w:rsidR="000C3F29">
          <w:rPr>
            <w:noProof/>
            <w:webHidden/>
          </w:rPr>
          <w:instrText xml:space="preserve"> PAGEREF _Toc471825596 \h </w:instrText>
        </w:r>
        <w:r>
          <w:rPr>
            <w:noProof/>
            <w:webHidden/>
          </w:rPr>
        </w:r>
        <w:r>
          <w:rPr>
            <w:noProof/>
            <w:webHidden/>
          </w:rPr>
          <w:fldChar w:fldCharType="separate"/>
        </w:r>
        <w:r w:rsidR="0057226A">
          <w:rPr>
            <w:noProof/>
            <w:webHidden/>
          </w:rPr>
          <w:t>10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7" w:history="1">
        <w:r w:rsidR="000C3F29" w:rsidRPr="00723C53">
          <w:rPr>
            <w:rStyle w:val="Hipervnculo"/>
            <w:noProof/>
          </w:rPr>
          <w:t>Figura 5. Esquema de arquitectura.</w:t>
        </w:r>
        <w:r w:rsidR="000C3F29">
          <w:rPr>
            <w:noProof/>
            <w:webHidden/>
          </w:rPr>
          <w:tab/>
        </w:r>
        <w:r>
          <w:rPr>
            <w:noProof/>
            <w:webHidden/>
          </w:rPr>
          <w:fldChar w:fldCharType="begin"/>
        </w:r>
        <w:r w:rsidR="000C3F29">
          <w:rPr>
            <w:noProof/>
            <w:webHidden/>
          </w:rPr>
          <w:instrText xml:space="preserve"> PAGEREF _Toc471825597 \h </w:instrText>
        </w:r>
        <w:r>
          <w:rPr>
            <w:noProof/>
            <w:webHidden/>
          </w:rPr>
        </w:r>
        <w:r>
          <w:rPr>
            <w:noProof/>
            <w:webHidden/>
          </w:rPr>
          <w:fldChar w:fldCharType="separate"/>
        </w:r>
        <w:r w:rsidR="0057226A">
          <w:rPr>
            <w:noProof/>
            <w:webHidden/>
          </w:rPr>
          <w:t>13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8" w:history="1">
        <w:r w:rsidR="000C3F29" w:rsidRPr="00723C53">
          <w:rPr>
            <w:rStyle w:val="Hipervnculo"/>
            <w:noProof/>
          </w:rPr>
          <w:t>Figura 6. Esquema de las variantes en kNN</w:t>
        </w:r>
        <w:r w:rsidR="000C3F29">
          <w:rPr>
            <w:noProof/>
            <w:webHidden/>
          </w:rPr>
          <w:tab/>
        </w:r>
        <w:r>
          <w:rPr>
            <w:noProof/>
            <w:webHidden/>
          </w:rPr>
          <w:fldChar w:fldCharType="begin"/>
        </w:r>
        <w:r w:rsidR="000C3F29">
          <w:rPr>
            <w:noProof/>
            <w:webHidden/>
          </w:rPr>
          <w:instrText xml:space="preserve"> PAGEREF _Toc471825598 \h </w:instrText>
        </w:r>
        <w:r>
          <w:rPr>
            <w:noProof/>
            <w:webHidden/>
          </w:rPr>
        </w:r>
        <w:r>
          <w:rPr>
            <w:noProof/>
            <w:webHidden/>
          </w:rPr>
          <w:fldChar w:fldCharType="separate"/>
        </w:r>
        <w:r w:rsidR="0057226A">
          <w:rPr>
            <w:noProof/>
            <w:webHidden/>
          </w:rPr>
          <w:t>16</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9" w:history="1">
        <w:r w:rsidR="000C3F29" w:rsidRPr="00723C53">
          <w:rPr>
            <w:rStyle w:val="Hipervnculo"/>
            <w:noProof/>
          </w:rPr>
          <w:t>Figura 7. Mapa bidimensional de usuarios</w:t>
        </w:r>
        <w:r w:rsidR="000C3F29">
          <w:rPr>
            <w:noProof/>
            <w:webHidden/>
          </w:rPr>
          <w:tab/>
        </w:r>
        <w:r>
          <w:rPr>
            <w:noProof/>
            <w:webHidden/>
          </w:rPr>
          <w:fldChar w:fldCharType="begin"/>
        </w:r>
        <w:r w:rsidR="000C3F29">
          <w:rPr>
            <w:noProof/>
            <w:webHidden/>
          </w:rPr>
          <w:instrText xml:space="preserve"> PAGEREF _Toc471825599 \h </w:instrText>
        </w:r>
        <w:r>
          <w:rPr>
            <w:noProof/>
            <w:webHidden/>
          </w:rPr>
        </w:r>
        <w:r>
          <w:rPr>
            <w:noProof/>
            <w:webHidden/>
          </w:rPr>
          <w:fldChar w:fldCharType="separate"/>
        </w:r>
        <w:r w:rsidR="0057226A">
          <w:rPr>
            <w:noProof/>
            <w:webHidden/>
          </w:rPr>
          <w:t>18</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0" w:history="1">
        <w:r w:rsidR="000C3F29" w:rsidRPr="00723C53">
          <w:rPr>
            <w:rStyle w:val="Hipervnculo"/>
            <w:noProof/>
          </w:rPr>
          <w:t>Figura 8. Mapa de distribución de usuarios en el espacio</w:t>
        </w:r>
        <w:r w:rsidR="000C3F29">
          <w:rPr>
            <w:noProof/>
            <w:webHidden/>
          </w:rPr>
          <w:tab/>
        </w:r>
        <w:r>
          <w:rPr>
            <w:noProof/>
            <w:webHidden/>
          </w:rPr>
          <w:fldChar w:fldCharType="begin"/>
        </w:r>
        <w:r w:rsidR="000C3F29">
          <w:rPr>
            <w:noProof/>
            <w:webHidden/>
          </w:rPr>
          <w:instrText xml:space="preserve"> PAGEREF _Toc471825600 \h </w:instrText>
        </w:r>
        <w:r>
          <w:rPr>
            <w:noProof/>
            <w:webHidden/>
          </w:rPr>
        </w:r>
        <w:r>
          <w:rPr>
            <w:noProof/>
            <w:webHidden/>
          </w:rPr>
          <w:fldChar w:fldCharType="separate"/>
        </w:r>
        <w:r w:rsidR="0057226A">
          <w:rPr>
            <w:noProof/>
            <w:webHidden/>
          </w:rPr>
          <w:t>19</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1" w:history="1">
        <w:r w:rsidR="000C3F29" w:rsidRPr="00723C53">
          <w:rPr>
            <w:rStyle w:val="Hipervnculo"/>
            <w:noProof/>
          </w:rPr>
          <w:t>Figura 9. Mapa con tres particiones aleatorias</w:t>
        </w:r>
        <w:r w:rsidR="000C3F29">
          <w:rPr>
            <w:noProof/>
            <w:webHidden/>
          </w:rPr>
          <w:tab/>
        </w:r>
        <w:r>
          <w:rPr>
            <w:noProof/>
            <w:webHidden/>
          </w:rPr>
          <w:fldChar w:fldCharType="begin"/>
        </w:r>
        <w:r w:rsidR="000C3F29">
          <w:rPr>
            <w:noProof/>
            <w:webHidden/>
          </w:rPr>
          <w:instrText xml:space="preserve"> PAGEREF _Toc471825601 \h </w:instrText>
        </w:r>
        <w:r>
          <w:rPr>
            <w:noProof/>
            <w:webHidden/>
          </w:rPr>
        </w:r>
        <w:r>
          <w:rPr>
            <w:noProof/>
            <w:webHidden/>
          </w:rPr>
          <w:fldChar w:fldCharType="separate"/>
        </w:r>
        <w:r w:rsidR="0057226A">
          <w:rPr>
            <w:noProof/>
            <w:webHidden/>
          </w:rPr>
          <w:t>19</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2" w:history="1">
        <w:r w:rsidR="000C3F29" w:rsidRPr="00723C53">
          <w:rPr>
            <w:rStyle w:val="Hipervnculo"/>
            <w:noProof/>
          </w:rPr>
          <w:t>Figura 10. Árbol resultante de realizar tres particiones</w:t>
        </w:r>
        <w:r w:rsidR="000C3F29">
          <w:rPr>
            <w:noProof/>
            <w:webHidden/>
          </w:rPr>
          <w:tab/>
        </w:r>
        <w:r>
          <w:rPr>
            <w:noProof/>
            <w:webHidden/>
          </w:rPr>
          <w:fldChar w:fldCharType="begin"/>
        </w:r>
        <w:r w:rsidR="000C3F29">
          <w:rPr>
            <w:noProof/>
            <w:webHidden/>
          </w:rPr>
          <w:instrText xml:space="preserve"> PAGEREF _Toc471825602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3" w:history="1">
        <w:r w:rsidR="000C3F29" w:rsidRPr="00723C53">
          <w:rPr>
            <w:rStyle w:val="Hipervnculo"/>
            <w:noProof/>
          </w:rPr>
          <w:t>Figura 11. Mapa de particiones para k=10</w:t>
        </w:r>
        <w:r w:rsidR="000C3F29">
          <w:rPr>
            <w:noProof/>
            <w:webHidden/>
          </w:rPr>
          <w:tab/>
        </w:r>
        <w:r>
          <w:rPr>
            <w:noProof/>
            <w:webHidden/>
          </w:rPr>
          <w:fldChar w:fldCharType="begin"/>
        </w:r>
        <w:r w:rsidR="000C3F29">
          <w:rPr>
            <w:noProof/>
            <w:webHidden/>
          </w:rPr>
          <w:instrText xml:space="preserve"> PAGEREF _Toc471825603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4" w:history="1">
        <w:r w:rsidR="000C3F29" w:rsidRPr="00723C53">
          <w:rPr>
            <w:rStyle w:val="Hipervnculo"/>
            <w:noProof/>
          </w:rPr>
          <w:t>Figura 12. Árbol binario de particiones para k=10.</w:t>
        </w:r>
        <w:r w:rsidR="000C3F29">
          <w:rPr>
            <w:noProof/>
            <w:webHidden/>
          </w:rPr>
          <w:tab/>
        </w:r>
        <w:r>
          <w:rPr>
            <w:noProof/>
            <w:webHidden/>
          </w:rPr>
          <w:fldChar w:fldCharType="begin"/>
        </w:r>
        <w:r w:rsidR="000C3F29">
          <w:rPr>
            <w:noProof/>
            <w:webHidden/>
          </w:rPr>
          <w:instrText xml:space="preserve"> PAGEREF _Toc471825604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5" w:history="1">
        <w:r w:rsidR="000C3F29" w:rsidRPr="00723C53">
          <w:rPr>
            <w:rStyle w:val="Hipervnculo"/>
            <w:noProof/>
          </w:rPr>
          <w:t>Figura 13. Búsqueda de un usuario en el espacio</w:t>
        </w:r>
        <w:r w:rsidR="000C3F29">
          <w:rPr>
            <w:noProof/>
            <w:webHidden/>
          </w:rPr>
          <w:tab/>
        </w:r>
        <w:r>
          <w:rPr>
            <w:noProof/>
            <w:webHidden/>
          </w:rPr>
          <w:fldChar w:fldCharType="begin"/>
        </w:r>
        <w:r w:rsidR="000C3F29">
          <w:rPr>
            <w:noProof/>
            <w:webHidden/>
          </w:rPr>
          <w:instrText xml:space="preserve"> PAGEREF _Toc471825605 \h </w:instrText>
        </w:r>
        <w:r>
          <w:rPr>
            <w:noProof/>
            <w:webHidden/>
          </w:rPr>
        </w:r>
        <w:r>
          <w:rPr>
            <w:noProof/>
            <w:webHidden/>
          </w:rPr>
          <w:fldChar w:fldCharType="separate"/>
        </w:r>
        <w:r w:rsidR="0057226A">
          <w:rPr>
            <w:noProof/>
            <w:webHidden/>
          </w:rPr>
          <w:t>21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6" w:history="1">
        <w:r w:rsidR="000C3F29" w:rsidRPr="00723C53">
          <w:rPr>
            <w:rStyle w:val="Hipervnculo"/>
            <w:noProof/>
          </w:rPr>
          <w:t>Figura 14. Árbol resultante de la búsqueda de un usuario</w:t>
        </w:r>
        <w:r w:rsidR="000C3F29">
          <w:rPr>
            <w:noProof/>
            <w:webHidden/>
          </w:rPr>
          <w:tab/>
        </w:r>
        <w:r>
          <w:rPr>
            <w:noProof/>
            <w:webHidden/>
          </w:rPr>
          <w:fldChar w:fldCharType="begin"/>
        </w:r>
        <w:r w:rsidR="000C3F29">
          <w:rPr>
            <w:noProof/>
            <w:webHidden/>
          </w:rPr>
          <w:instrText xml:space="preserve"> PAGEREF _Toc471825606 \h </w:instrText>
        </w:r>
        <w:r>
          <w:rPr>
            <w:noProof/>
            <w:webHidden/>
          </w:rPr>
        </w:r>
        <w:r>
          <w:rPr>
            <w:noProof/>
            <w:webHidden/>
          </w:rPr>
          <w:fldChar w:fldCharType="separate"/>
        </w:r>
        <w:r w:rsidR="0057226A">
          <w:rPr>
            <w:noProof/>
            <w:webHidden/>
          </w:rPr>
          <w:t>21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7" w:history="1">
        <w:r w:rsidR="000C3F29" w:rsidRPr="00723C53">
          <w:rPr>
            <w:rStyle w:val="Hipervnculo"/>
            <w:noProof/>
          </w:rPr>
          <w:t>Figura 15. Mapa de ampliación en la búsqueda de vecinos</w:t>
        </w:r>
        <w:r w:rsidR="000C3F29">
          <w:rPr>
            <w:noProof/>
            <w:webHidden/>
          </w:rPr>
          <w:tab/>
        </w:r>
        <w:r>
          <w:rPr>
            <w:noProof/>
            <w:webHidden/>
          </w:rPr>
          <w:fldChar w:fldCharType="begin"/>
        </w:r>
        <w:r w:rsidR="000C3F29">
          <w:rPr>
            <w:noProof/>
            <w:webHidden/>
          </w:rPr>
          <w:instrText xml:space="preserve"> PAGEREF _Toc471825607 \h </w:instrText>
        </w:r>
        <w:r>
          <w:rPr>
            <w:noProof/>
            <w:webHidden/>
          </w:rPr>
        </w:r>
        <w:r>
          <w:rPr>
            <w:noProof/>
            <w:webHidden/>
          </w:rPr>
          <w:fldChar w:fldCharType="separate"/>
        </w:r>
        <w:r w:rsidR="0057226A">
          <w:rPr>
            <w:noProof/>
            <w:webHidden/>
          </w:rPr>
          <w:t>22</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8" w:history="1">
        <w:r w:rsidR="000C3F29" w:rsidRPr="00723C53">
          <w:rPr>
            <w:rStyle w:val="Hipervnculo"/>
            <w:noProof/>
          </w:rPr>
          <w:t>Figura 16. Árbol de ampliación en la búsqueda de vecinos</w:t>
        </w:r>
        <w:r w:rsidR="000C3F29">
          <w:rPr>
            <w:noProof/>
            <w:webHidden/>
          </w:rPr>
          <w:tab/>
        </w:r>
        <w:r>
          <w:rPr>
            <w:noProof/>
            <w:webHidden/>
          </w:rPr>
          <w:fldChar w:fldCharType="begin"/>
        </w:r>
        <w:r w:rsidR="000C3F29">
          <w:rPr>
            <w:noProof/>
            <w:webHidden/>
          </w:rPr>
          <w:instrText xml:space="preserve"> PAGEREF _Toc471825608 \h </w:instrText>
        </w:r>
        <w:r>
          <w:rPr>
            <w:noProof/>
            <w:webHidden/>
          </w:rPr>
        </w:r>
        <w:r>
          <w:rPr>
            <w:noProof/>
            <w:webHidden/>
          </w:rPr>
          <w:fldChar w:fldCharType="separate"/>
        </w:r>
        <w:r w:rsidR="0057226A">
          <w:rPr>
            <w:noProof/>
            <w:webHidden/>
          </w:rPr>
          <w:t>22</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9" w:history="1">
        <w:r w:rsidR="000C3F29" w:rsidRPr="00723C53">
          <w:rPr>
            <w:rStyle w:val="Hipervnculo"/>
            <w:noProof/>
          </w:rPr>
          <w:t>Figura 17. Vecindario de candidatos a vecinos más próximos en el espacio</w:t>
        </w:r>
        <w:r w:rsidR="000C3F29">
          <w:rPr>
            <w:noProof/>
            <w:webHidden/>
          </w:rPr>
          <w:tab/>
        </w:r>
        <w:r>
          <w:rPr>
            <w:noProof/>
            <w:webHidden/>
          </w:rPr>
          <w:fldChar w:fldCharType="begin"/>
        </w:r>
        <w:r w:rsidR="000C3F29">
          <w:rPr>
            <w:noProof/>
            <w:webHidden/>
          </w:rPr>
          <w:instrText xml:space="preserve"> PAGEREF _Toc471825609 \h </w:instrText>
        </w:r>
        <w:r>
          <w:rPr>
            <w:noProof/>
            <w:webHidden/>
          </w:rPr>
        </w:r>
        <w:r>
          <w:rPr>
            <w:noProof/>
            <w:webHidden/>
          </w:rPr>
          <w:fldChar w:fldCharType="separate"/>
        </w:r>
        <w:r w:rsidR="0057226A">
          <w:rPr>
            <w:noProof/>
            <w:webHidden/>
          </w:rPr>
          <w:t>23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0" w:history="1">
        <w:r w:rsidR="000C3F29" w:rsidRPr="00723C53">
          <w:rPr>
            <w:rStyle w:val="Hipervnculo"/>
            <w:noProof/>
          </w:rPr>
          <w:t>Figura 18. Radio que comprende los vecinos más próximos en el espacio</w:t>
        </w:r>
        <w:r w:rsidR="000C3F29">
          <w:rPr>
            <w:noProof/>
            <w:webHidden/>
          </w:rPr>
          <w:tab/>
        </w:r>
        <w:r>
          <w:rPr>
            <w:noProof/>
            <w:webHidden/>
          </w:rPr>
          <w:fldChar w:fldCharType="begin"/>
        </w:r>
        <w:r w:rsidR="000C3F29">
          <w:rPr>
            <w:noProof/>
            <w:webHidden/>
          </w:rPr>
          <w:instrText xml:space="preserve"> PAGEREF _Toc471825610 \h </w:instrText>
        </w:r>
        <w:r>
          <w:rPr>
            <w:noProof/>
            <w:webHidden/>
          </w:rPr>
        </w:r>
        <w:r>
          <w:rPr>
            <w:noProof/>
            <w:webHidden/>
          </w:rPr>
          <w:fldChar w:fldCharType="separate"/>
        </w:r>
        <w:r w:rsidR="0057226A">
          <w:rPr>
            <w:noProof/>
            <w:webHidden/>
          </w:rPr>
          <w:t>23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1" w:history="1">
        <w:r w:rsidR="000C3F29" w:rsidRPr="00723C53">
          <w:rPr>
            <w:rStyle w:val="Hipervnculo"/>
            <w:noProof/>
          </w:rPr>
          <w:t>Figura 19. Mapa bidimensional de vecinos con particiones aleatorias</w:t>
        </w:r>
        <w:r w:rsidR="000C3F29">
          <w:rPr>
            <w:noProof/>
            <w:webHidden/>
          </w:rPr>
          <w:tab/>
        </w:r>
        <w:r>
          <w:rPr>
            <w:noProof/>
            <w:webHidden/>
          </w:rPr>
          <w:fldChar w:fldCharType="begin"/>
        </w:r>
        <w:r w:rsidR="000C3F29">
          <w:rPr>
            <w:noProof/>
            <w:webHidden/>
          </w:rPr>
          <w:instrText xml:space="preserve"> PAGEREF _Toc471825611 \h </w:instrText>
        </w:r>
        <w:r>
          <w:rPr>
            <w:noProof/>
            <w:webHidden/>
          </w:rPr>
        </w:r>
        <w:r>
          <w:rPr>
            <w:noProof/>
            <w:webHidden/>
          </w:rPr>
          <w:fldChar w:fldCharType="separate"/>
        </w:r>
        <w:r w:rsidR="0057226A">
          <w:rPr>
            <w:noProof/>
            <w:webHidden/>
          </w:rPr>
          <w:t>24</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2" w:history="1">
        <w:r w:rsidR="000C3F29" w:rsidRPr="00723C53">
          <w:rPr>
            <w:rStyle w:val="Hipervnculo"/>
            <w:noProof/>
          </w:rPr>
          <w:t>Figura 20. Annoy vs NMSLIB</w:t>
        </w:r>
        <w:r w:rsidR="000C3F29">
          <w:rPr>
            <w:noProof/>
            <w:webHidden/>
          </w:rPr>
          <w:tab/>
        </w:r>
        <w:r>
          <w:rPr>
            <w:noProof/>
            <w:webHidden/>
          </w:rPr>
          <w:fldChar w:fldCharType="begin"/>
        </w:r>
        <w:r w:rsidR="000C3F29">
          <w:rPr>
            <w:noProof/>
            <w:webHidden/>
          </w:rPr>
          <w:instrText xml:space="preserve"> PAGEREF _Toc471825612 \h </w:instrText>
        </w:r>
        <w:r>
          <w:rPr>
            <w:noProof/>
            <w:webHidden/>
          </w:rPr>
        </w:r>
        <w:r>
          <w:rPr>
            <w:noProof/>
            <w:webHidden/>
          </w:rPr>
          <w:fldChar w:fldCharType="separate"/>
        </w:r>
        <w:r w:rsidR="0057226A">
          <w:rPr>
            <w:noProof/>
            <w:webHidden/>
          </w:rPr>
          <w:t>24</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3" w:history="1">
        <w:r w:rsidR="000C3F29" w:rsidRPr="00723C53">
          <w:rPr>
            <w:rStyle w:val="Hipervnculo"/>
            <w:noProof/>
          </w:rPr>
          <w:t>Figura 21. Esquema de empleo de NMSLIB</w:t>
        </w:r>
        <w:r w:rsidR="000C3F29">
          <w:rPr>
            <w:noProof/>
            <w:webHidden/>
          </w:rPr>
          <w:tab/>
        </w:r>
        <w:r>
          <w:rPr>
            <w:noProof/>
            <w:webHidden/>
          </w:rPr>
          <w:fldChar w:fldCharType="begin"/>
        </w:r>
        <w:r w:rsidR="000C3F29">
          <w:rPr>
            <w:noProof/>
            <w:webHidden/>
          </w:rPr>
          <w:instrText xml:space="preserve"> PAGEREF _Toc471825613 \h </w:instrText>
        </w:r>
        <w:r>
          <w:rPr>
            <w:noProof/>
            <w:webHidden/>
          </w:rPr>
        </w:r>
        <w:r>
          <w:rPr>
            <w:noProof/>
            <w:webHidden/>
          </w:rPr>
          <w:fldChar w:fldCharType="separate"/>
        </w:r>
        <w:r w:rsidR="0057226A">
          <w:rPr>
            <w:noProof/>
            <w:webHidden/>
          </w:rPr>
          <w:t>25</w:t>
        </w:r>
        <w:r>
          <w:rPr>
            <w:noProof/>
            <w:webHidden/>
          </w:rPr>
          <w:fldChar w:fldCharType="end"/>
        </w:r>
      </w:hyperlink>
    </w:p>
    <w:p w:rsidR="002B4C11" w:rsidRPr="002B4C11" w:rsidRDefault="00FC5C71" w:rsidP="00C66DFB">
      <w:pPr>
        <w:rPr>
          <w:b/>
          <w:sz w:val="32"/>
        </w:rPr>
      </w:pPr>
      <w:r>
        <w:rPr>
          <w:b/>
          <w:sz w:val="32"/>
        </w:rPr>
        <w:fldChar w:fldCharType="end"/>
      </w:r>
    </w:p>
    <w:p w:rsidR="009704D8" w:rsidRDefault="009704D8" w:rsidP="009704D8">
      <w:pPr>
        <w:jc w:val="center"/>
        <w:rPr>
          <w:b/>
          <w:bCs/>
          <w:sz w:val="32"/>
        </w:rPr>
      </w:pPr>
      <w:bookmarkStart w:id="38" w:name="tablas"/>
      <w:bookmarkEnd w:id="38"/>
      <w:r w:rsidRPr="00E513E8">
        <w:rPr>
          <w:b/>
          <w:bCs/>
          <w:sz w:val="32"/>
        </w:rPr>
        <w:lastRenderedPageBreak/>
        <w:t>INDICE DE TABLAS</w:t>
      </w:r>
    </w:p>
    <w:p w:rsidR="002556F8" w:rsidRDefault="002556F8" w:rsidP="009704D8">
      <w:pPr>
        <w:jc w:val="center"/>
        <w:rPr>
          <w:b/>
          <w:bCs/>
          <w:sz w:val="32"/>
        </w:rPr>
      </w:pPr>
    </w:p>
    <w:p w:rsidR="00BE2E3A" w:rsidRPr="00E513E8" w:rsidRDefault="00BE2E3A" w:rsidP="009704D8">
      <w:pPr>
        <w:jc w:val="center"/>
        <w:rPr>
          <w:b/>
          <w:bCs/>
          <w:sz w:val="32"/>
        </w:rPr>
      </w:pPr>
    </w:p>
    <w:p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rsidR="0039500E" w:rsidRDefault="0039500E" w:rsidP="0003057B">
      <w:pPr>
        <w:pStyle w:val="Ttulo1"/>
      </w:pPr>
      <w:bookmarkStart w:id="39" w:name="_INTRODUCCION"/>
      <w:bookmarkStart w:id="40" w:name="_Toc39142087"/>
      <w:bookmarkStart w:id="41" w:name="_Ref39698822"/>
      <w:bookmarkStart w:id="42" w:name="_Ref39698829"/>
      <w:bookmarkStart w:id="43" w:name="_Ref39698833"/>
      <w:bookmarkStart w:id="44" w:name="_Ref39996301"/>
      <w:bookmarkStart w:id="45" w:name="_Toc43291892"/>
      <w:bookmarkStart w:id="46" w:name="_Toc45169679"/>
      <w:bookmarkStart w:id="47" w:name="_Toc471826467"/>
      <w:bookmarkEnd w:id="39"/>
      <w:r w:rsidRPr="0003057B">
        <w:lastRenderedPageBreak/>
        <w:t>Introducción</w:t>
      </w:r>
      <w:bookmarkEnd w:id="40"/>
      <w:bookmarkEnd w:id="41"/>
      <w:bookmarkEnd w:id="42"/>
      <w:bookmarkEnd w:id="43"/>
      <w:bookmarkEnd w:id="44"/>
      <w:bookmarkEnd w:id="45"/>
      <w:bookmarkEnd w:id="46"/>
      <w:bookmarkEnd w:id="47"/>
    </w:p>
    <w:p w:rsidR="00CB6D48" w:rsidRDefault="00CB6D48" w:rsidP="00CB6D48"/>
    <w:p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w:t>
      </w:r>
      <w:del w:id="48" w:author="Alejandro Bellogín" w:date="2017-01-16T14:58:00Z">
        <w:r w:rsidRPr="00C91557" w:rsidDel="00E2435C">
          <w:delText xml:space="preserve">Éstas </w:delText>
        </w:r>
      </w:del>
      <w:ins w:id="49" w:author="Alejandro Bellogín" w:date="2017-01-16T14:58:00Z">
        <w:r w:rsidR="00E2435C">
          <w:t>E</w:t>
        </w:r>
        <w:r w:rsidR="00E2435C" w:rsidRPr="00C91557">
          <w:t xml:space="preserve">stas </w:t>
        </w:r>
      </w:ins>
      <w:r w:rsidRPr="00C91557">
        <w:t xml:space="preserve">recomendaciones están relacionadas con las acciones que lleva a cabo el usuario: productos comprados, música que escucha, libros que </w:t>
      </w:r>
      <w:r w:rsidR="008A60C6" w:rsidRPr="00C91557">
        <w:t>lee</w:t>
      </w:r>
      <w:r w:rsidR="008A60C6">
        <w:t>,</w:t>
      </w:r>
      <w:r w:rsidRPr="00C91557">
        <w:t xml:space="preserve"> etc.</w:t>
      </w:r>
    </w:p>
    <w:p w:rsidR="00C91557" w:rsidRPr="00C91557" w:rsidRDefault="00C91557" w:rsidP="00C91557">
      <w:pPr>
        <w:ind w:left="142" w:firstLine="425"/>
      </w:pPr>
    </w:p>
    <w:p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Spotify una canción que escuchar o Youtube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rsidR="00BA585C" w:rsidRPr="00C058E2" w:rsidRDefault="002556F8" w:rsidP="00E45135">
      <w:pPr>
        <w:pStyle w:val="Ttulo2"/>
      </w:pPr>
      <w:bookmarkStart w:id="50" w:name="_Toc471826468"/>
      <w:r w:rsidRPr="000F1E94">
        <w:t>Motivación</w:t>
      </w:r>
      <w:bookmarkEnd w:id="50"/>
    </w:p>
    <w:p w:rsidR="00553206" w:rsidRDefault="00553206" w:rsidP="00553206"/>
    <w:p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r w:rsidR="00416A47" w:rsidRPr="00416A47">
        <w:rPr>
          <w:i/>
        </w:rPr>
        <w:t>World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rsidR="000D5388" w:rsidRDefault="000D5388" w:rsidP="004B2733">
      <w:pPr>
        <w:ind w:left="142"/>
      </w:pPr>
    </w:p>
    <w:p w:rsidR="0068579B" w:rsidRDefault="000D5388" w:rsidP="0068579B">
      <w:pPr>
        <w:keepNext/>
        <w:ind w:left="142"/>
        <w:jc w:val="center"/>
      </w:pPr>
      <w:r>
        <w:rPr>
          <w:noProof/>
        </w:rPr>
        <w:drawing>
          <wp:inline distT="0" distB="0" distL="0" distR="0">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74017" cy="2774020"/>
                    </a:xfrm>
                    <a:prstGeom prst="rect">
                      <a:avLst/>
                    </a:prstGeom>
                    <a:ln w="3175">
                      <a:solidFill>
                        <a:schemeClr val="tx1"/>
                      </a:solidFill>
                    </a:ln>
                  </pic:spPr>
                </pic:pic>
              </a:graphicData>
            </a:graphic>
          </wp:inline>
        </w:drawing>
      </w:r>
    </w:p>
    <w:p w:rsidR="006E0CBC" w:rsidRDefault="0068579B" w:rsidP="0068579B">
      <w:pPr>
        <w:pStyle w:val="Epgrafe"/>
      </w:pPr>
      <w:bookmarkStart w:id="51" w:name="_Toc471825593"/>
      <w:r>
        <w:t xml:space="preserve">Figura </w:t>
      </w:r>
      <w:fldSimple w:instr=" SEQ Figura \* ARABIC ">
        <w:r w:rsidR="00931856">
          <w:rPr>
            <w:noProof/>
          </w:rPr>
          <w:t>1</w:t>
        </w:r>
      </w:fldSimple>
      <w:r>
        <w:t>. Valor de las ventas del comercio electrónico en EEUU</w:t>
      </w:r>
      <w:bookmarkEnd w:id="51"/>
    </w:p>
    <w:p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r w:rsidR="002A349A">
        <w:t xml:space="preserve">puntos más importantes de </w:t>
      </w:r>
      <w:r w:rsidR="008F273F">
        <w:t xml:space="preserve">los </w:t>
      </w:r>
      <w:r w:rsidR="002A349A">
        <w:t>SR</w:t>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w:t>
      </w:r>
      <w:del w:id="52" w:author="Alejandro Bellogín" w:date="2017-01-16T14:59:00Z">
        <w:r w:rsidR="00EB3A16" w:rsidDel="000B2FAA">
          <w:delText xml:space="preserve">, </w:delText>
        </w:r>
      </w:del>
      <w:ins w:id="53" w:author="Alejandro Bellogín" w:date="2017-01-16T14:59:00Z">
        <w:r w:rsidR="000B2FAA">
          <w:t>;</w:t>
        </w:r>
        <w:r w:rsidR="000B2FAA">
          <w:t xml:space="preserve"> </w:t>
        </w:r>
      </w:ins>
      <w:r w:rsidR="00EB3A16">
        <w:t>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rsidR="00A6419D" w:rsidRDefault="00A6419D" w:rsidP="00A6419D">
      <w:pPr>
        <w:ind w:left="142" w:firstLine="425"/>
      </w:pPr>
    </w:p>
    <w:p w:rsidR="00553206" w:rsidRDefault="00553206" w:rsidP="00FD7685">
      <w:pPr>
        <w:ind w:left="142" w:firstLine="425"/>
      </w:pPr>
      <w:r>
        <w:t xml:space="preserve">Este trabajo de fin de grado se ha realizado con la intención de crear un framework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rsidR="00250F0E" w:rsidRDefault="00250F0E" w:rsidP="00254629">
      <w:pPr>
        <w:ind w:left="142" w:firstLine="425"/>
      </w:pPr>
    </w:p>
    <w:p w:rsidR="00250F0E" w:rsidRDefault="00250F0E" w:rsidP="00FD7685">
      <w:pPr>
        <w:ind w:left="142" w:firstLine="425"/>
      </w:pPr>
      <w:r>
        <w:t>Esto es importante ya que los sistemas de recomendación ofrecen una serie de ventajas a las plataformas de productos online:</w:t>
      </w:r>
    </w:p>
    <w:p w:rsidR="00D10845" w:rsidRDefault="00D10845" w:rsidP="00250F0E">
      <w:pPr>
        <w:ind w:left="142" w:firstLine="425"/>
      </w:pPr>
    </w:p>
    <w:p w:rsidR="00250F0E" w:rsidRDefault="00250F0E" w:rsidP="007C20BF">
      <w:pPr>
        <w:pStyle w:val="Prrafodelista"/>
        <w:numPr>
          <w:ilvl w:val="0"/>
          <w:numId w:val="9"/>
        </w:numPr>
        <w:ind w:left="851" w:hanging="425"/>
      </w:pPr>
      <w:r>
        <w:t>Incrementar el número de ítems vendidos: ya que a cada usuario se le muestra primero lo que potencialmente más le atrae.</w:t>
      </w:r>
    </w:p>
    <w:p w:rsidR="00F02EEF" w:rsidRDefault="00F02EEF" w:rsidP="00F02EEF">
      <w:pPr>
        <w:pStyle w:val="Prrafodelista"/>
        <w:ind w:left="851"/>
      </w:pPr>
    </w:p>
    <w:p w:rsidR="00250F0E" w:rsidRDefault="00250F0E" w:rsidP="007C20BF">
      <w:pPr>
        <w:pStyle w:val="Prrafodelista"/>
        <w:numPr>
          <w:ilvl w:val="0"/>
          <w:numId w:val="9"/>
        </w:numPr>
        <w:ind w:left="851" w:hanging="425"/>
      </w:pPr>
      <w:r>
        <w:t>Aumentar la diversidad: Una característica es generar diversidad en las recomendaciones, sugiriendo al usuario ítems similares a sus gustos con un índice de popularidad menor.</w:t>
      </w:r>
    </w:p>
    <w:p w:rsidR="00F02EEF" w:rsidRDefault="00F02EEF" w:rsidP="00F02EEF"/>
    <w:p w:rsidR="00250F0E" w:rsidRDefault="00250F0E" w:rsidP="007C20BF">
      <w:pPr>
        <w:pStyle w:val="Prrafodelista"/>
        <w:numPr>
          <w:ilvl w:val="0"/>
          <w:numId w:val="9"/>
        </w:numPr>
        <w:ind w:left="851" w:hanging="425"/>
      </w:pPr>
      <w:r>
        <w:t>Increment</w:t>
      </w:r>
      <w:r w:rsidR="00F02EEF">
        <w:t>ar la satisfacción del usuario.</w:t>
      </w:r>
    </w:p>
    <w:p w:rsidR="00F02EEF" w:rsidRDefault="00F02EEF" w:rsidP="00F02EEF">
      <w:pPr>
        <w:pStyle w:val="Prrafodelista"/>
        <w:ind w:left="851"/>
      </w:pPr>
    </w:p>
    <w:p w:rsidR="00250F0E" w:rsidRDefault="00250F0E" w:rsidP="007C20BF">
      <w:pPr>
        <w:pStyle w:val="Prrafodelista"/>
        <w:numPr>
          <w:ilvl w:val="0"/>
          <w:numId w:val="9"/>
        </w:numPr>
        <w:ind w:left="851" w:hanging="425"/>
      </w:pPr>
      <w:r>
        <w:t>Incrementar la fidelidad del usuario.</w:t>
      </w:r>
    </w:p>
    <w:p w:rsidR="00250F0E" w:rsidRDefault="00250F0E" w:rsidP="00254629">
      <w:pPr>
        <w:ind w:left="142" w:firstLine="425"/>
      </w:pPr>
    </w:p>
    <w:p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tualmente: precisión, recall y n</w:t>
      </w:r>
      <w:r>
        <w:t>DCG (</w:t>
      </w:r>
      <w:r w:rsidR="00DB1A7E">
        <w:rPr>
          <w:i/>
        </w:rPr>
        <w:t>normalis</w:t>
      </w:r>
      <w:r w:rsidR="00416A47" w:rsidRPr="00416A47">
        <w:rPr>
          <w:i/>
        </w:rPr>
        <w:t>ed Discounted</w:t>
      </w:r>
      <w:r w:rsidR="00302ADB">
        <w:rPr>
          <w:i/>
        </w:rPr>
        <w:t xml:space="preserve"> </w:t>
      </w:r>
      <w:r w:rsidR="00302ADB" w:rsidRPr="00416A47">
        <w:rPr>
          <w:i/>
        </w:rPr>
        <w:t>Cumulative</w:t>
      </w:r>
      <w:r w:rsidR="00416A47" w:rsidRPr="00416A47">
        <w:rPr>
          <w:i/>
        </w:rPr>
        <w:t xml:space="preserve"> Gain</w:t>
      </w:r>
      <w:r>
        <w:rPr>
          <w:rFonts w:ascii="NimbusRomNo9L-Medi" w:hAnsi="NimbusRomNo9L-Medi" w:cs="NimbusRomNo9L-Medi"/>
          <w:sz w:val="20"/>
          <w:szCs w:val="20"/>
        </w:rPr>
        <w:t>).</w:t>
      </w:r>
    </w:p>
    <w:p w:rsidR="00671786" w:rsidRDefault="00671786">
      <w:pPr>
        <w:rPr>
          <w:u w:val="single"/>
        </w:rPr>
      </w:pPr>
    </w:p>
    <w:p w:rsidR="007C3D8F" w:rsidRPr="00C058E2" w:rsidRDefault="007C3D8F" w:rsidP="000F1E94">
      <w:pPr>
        <w:pStyle w:val="Ttulo2"/>
      </w:pPr>
      <w:r w:rsidRPr="00C058E2">
        <w:tab/>
      </w:r>
      <w:bookmarkStart w:id="54" w:name="_Toc471826469"/>
      <w:r w:rsidRPr="000F1E94">
        <w:t>Objetivos</w:t>
      </w:r>
      <w:bookmarkEnd w:id="54"/>
    </w:p>
    <w:p w:rsidR="00D45542" w:rsidRDefault="00D45542" w:rsidP="00D45542"/>
    <w:p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rsidR="00D45542" w:rsidRDefault="00D45542" w:rsidP="00D45542">
      <w:pPr>
        <w:ind w:left="142"/>
      </w:pPr>
    </w:p>
    <w:p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rsidR="00D10845" w:rsidRDefault="00D10845" w:rsidP="00D45542">
      <w:pPr>
        <w:ind w:left="142" w:firstLine="425"/>
      </w:pPr>
    </w:p>
    <w:p w:rsidR="00F02EEF" w:rsidRDefault="00D45542" w:rsidP="007C20BF">
      <w:pPr>
        <w:pStyle w:val="Prrafodelista"/>
        <w:numPr>
          <w:ilvl w:val="0"/>
          <w:numId w:val="10"/>
        </w:numPr>
        <w:ind w:left="851" w:hanging="425"/>
      </w:pPr>
      <w:r>
        <w:t>Fija</w:t>
      </w:r>
      <w:r w:rsidR="00A76000">
        <w:t>r</w:t>
      </w:r>
      <w:r>
        <w:t xml:space="preserve"> el punto de partida </w:t>
      </w:r>
      <w:r w:rsidR="00A76000">
        <w:t>con</w:t>
      </w:r>
      <w:r>
        <w:t xml:space="preserve"> un </w:t>
      </w:r>
      <w:del w:id="55" w:author="Alejandro Bellogín" w:date="2017-01-16T14:59:00Z">
        <w:r w:rsidDel="000B2FAA">
          <w:delText xml:space="preserve">dataset </w:delText>
        </w:r>
      </w:del>
      <w:ins w:id="56" w:author="Alejandro Bellogín" w:date="2017-01-16T14:59:00Z">
        <w:r w:rsidR="000B2FAA">
          <w:t>conjunto de datos</w:t>
        </w:r>
      </w:ins>
      <w:ins w:id="57" w:author="Alejandro Bellogín" w:date="2017-01-16T15:00:00Z">
        <w:r w:rsidR="000B2FAA">
          <w:t xml:space="preserve"> (</w:t>
        </w:r>
        <w:r w:rsidR="000B2FAA" w:rsidRPr="000B2FAA">
          <w:rPr>
            <w:i/>
            <w:rPrChange w:id="58" w:author="Alejandro Bellogín" w:date="2017-01-16T15:00:00Z">
              <w:rPr/>
            </w:rPrChange>
          </w:rPr>
          <w:t>dataset</w:t>
        </w:r>
        <w:r w:rsidR="000B2FAA">
          <w:t>)</w:t>
        </w:r>
      </w:ins>
      <w:ins w:id="59" w:author="Alejandro Bellogín" w:date="2017-01-16T14:59:00Z">
        <w:r w:rsidR="000B2FAA">
          <w:t xml:space="preserve"> </w:t>
        </w:r>
      </w:ins>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F02EEF">
        <w:t>proyecto).</w:t>
      </w:r>
    </w:p>
    <w:p w:rsidR="00F02EEF" w:rsidRDefault="00F02EEF" w:rsidP="00F02EEF"/>
    <w:p w:rsidR="005E3D23" w:rsidRDefault="00A640C9" w:rsidP="007C20BF">
      <w:pPr>
        <w:pStyle w:val="Prrafodelista"/>
        <w:numPr>
          <w:ilvl w:val="0"/>
          <w:numId w:val="10"/>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w:t>
      </w:r>
      <w:ins w:id="60" w:author="Alejandro Bellogín" w:date="2017-01-16T15:00:00Z">
        <w:r w:rsidR="000B2FAA">
          <w:t>;</w:t>
        </w:r>
      </w:ins>
      <w:del w:id="61" w:author="Alejandro Bellogín" w:date="2017-01-16T15:00:00Z">
        <w:r w:rsidDel="000B2FAA">
          <w:delText>,</w:delText>
        </w:r>
      </w:del>
      <w:r>
        <w:t xml:space="preserve"> con cada uno se </w:t>
      </w:r>
      <w:del w:id="62" w:author="Alejandro Bellogín" w:date="2017-01-16T15:00:00Z">
        <w:r w:rsidDel="000B2FAA">
          <w:delText xml:space="preserve">realizará </w:delText>
        </w:r>
      </w:del>
      <w:ins w:id="63" w:author="Alejandro Bellogín" w:date="2017-01-16T15:00:00Z">
        <w:r w:rsidR="000B2FAA">
          <w:t xml:space="preserve">implementará y evaluará al menos </w:t>
        </w:r>
      </w:ins>
      <w:r>
        <w:t xml:space="preserve">una </w:t>
      </w:r>
      <w:del w:id="64" w:author="Alejandro Bellogín" w:date="2017-01-16T15:00:00Z">
        <w:r w:rsidDel="000B2FAA">
          <w:delText>variación</w:delText>
        </w:r>
      </w:del>
      <w:ins w:id="65" w:author="Alejandro Bellogín" w:date="2017-01-16T15:00:00Z">
        <w:r w:rsidR="000B2FAA">
          <w:t>variante</w:t>
        </w:r>
      </w:ins>
      <w:r w:rsidR="00242B33">
        <w:t>.</w:t>
      </w:r>
      <w:r>
        <w:t xml:space="preserve"> </w:t>
      </w:r>
    </w:p>
    <w:p w:rsidR="00F02EEF" w:rsidRDefault="00F02EEF" w:rsidP="00F02EEF">
      <w:pPr>
        <w:pStyle w:val="Prrafodelista"/>
        <w:ind w:left="851"/>
      </w:pPr>
    </w:p>
    <w:p w:rsidR="00F02F63" w:rsidRDefault="00F02F63" w:rsidP="007C20BF">
      <w:pPr>
        <w:pStyle w:val="Prrafodelista"/>
        <w:numPr>
          <w:ilvl w:val="0"/>
          <w:numId w:val="10"/>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ins w:id="66" w:author="Alejandro Bellogín" w:date="2017-01-16T15:00:00Z">
        <w:r w:rsidR="000B2FAA">
          <w:t>,</w:t>
        </w:r>
      </w:ins>
      <w:r w:rsidR="00852D84">
        <w:t xml:space="preserve"> </w:t>
      </w:r>
      <w:r w:rsidR="00BF2907">
        <w:t xml:space="preserve">para analizar su efecto en </w:t>
      </w:r>
      <w:r>
        <w:t>la eficiencia.</w:t>
      </w:r>
    </w:p>
    <w:p w:rsidR="00F02EEF" w:rsidRDefault="00F02EEF" w:rsidP="00F02EEF"/>
    <w:p w:rsidR="00F02EEF" w:rsidRDefault="00067A1C" w:rsidP="007C20BF">
      <w:pPr>
        <w:pStyle w:val="Prrafodelista"/>
        <w:numPr>
          <w:ilvl w:val="0"/>
          <w:numId w:val="10"/>
        </w:numPr>
        <w:ind w:left="851" w:hanging="425"/>
      </w:pPr>
      <w:r>
        <w:t xml:space="preserve">Generar recomendaciones </w:t>
      </w:r>
      <w:r w:rsidR="005D6965">
        <w:t>para los usuarios del sistema con la información del dataset inicial.</w:t>
      </w:r>
    </w:p>
    <w:p w:rsidR="00F02EEF" w:rsidRDefault="00F02EEF" w:rsidP="00F02EEF">
      <w:pPr>
        <w:pStyle w:val="Prrafodelista"/>
        <w:ind w:left="851"/>
      </w:pPr>
      <w:r>
        <w:t xml:space="preserve"> </w:t>
      </w:r>
    </w:p>
    <w:p w:rsidR="00D10845" w:rsidRDefault="005D6965" w:rsidP="007C20BF">
      <w:pPr>
        <w:pStyle w:val="Prrafodelista"/>
        <w:numPr>
          <w:ilvl w:val="0"/>
          <w:numId w:val="10"/>
        </w:numPr>
        <w:ind w:left="851" w:hanging="425"/>
        <w:rPr>
          <w:ins w:id="67" w:author="Alejandro Bellogín" w:date="2017-01-16T15:00:00Z"/>
        </w:rPr>
      </w:pPr>
      <w:r>
        <w:lastRenderedPageBreak/>
        <w:t xml:space="preserve">Evaluar las recomendaciones generadas con las tres métricas </w:t>
      </w:r>
      <w:del w:id="68" w:author="Alejandro Bellogín" w:date="2017-01-16T15:00:00Z">
        <w:r w:rsidDel="00951B6F">
          <w:delText>más importantes</w:delText>
        </w:r>
        <w:r w:rsidR="00242B33" w:rsidDel="00951B6F">
          <w:delText xml:space="preserve"> </w:delText>
        </w:r>
      </w:del>
      <w:r w:rsidR="00242B33">
        <w:t>mencionadas anteriormente</w:t>
      </w:r>
      <w:r>
        <w:t>.</w:t>
      </w:r>
    </w:p>
    <w:p w:rsidR="000B2FAA" w:rsidRDefault="000B2FAA" w:rsidP="000B2FAA">
      <w:pPr>
        <w:pStyle w:val="Prrafodelista"/>
        <w:ind w:left="851"/>
        <w:pPrChange w:id="69" w:author="Alejandro Bellogín" w:date="2017-01-16T15:00:00Z">
          <w:pPr>
            <w:pStyle w:val="Prrafodelista"/>
            <w:numPr>
              <w:numId w:val="10"/>
            </w:numPr>
            <w:ind w:left="851" w:hanging="425"/>
          </w:pPr>
        </w:pPrChange>
      </w:pPr>
    </w:p>
    <w:p w:rsidR="00A640C9" w:rsidRDefault="005D6965" w:rsidP="007C20BF">
      <w:pPr>
        <w:pStyle w:val="Prrafodelista"/>
        <w:numPr>
          <w:ilvl w:val="0"/>
          <w:numId w:val="10"/>
        </w:numPr>
        <w:ind w:left="851" w:hanging="425"/>
      </w:pPr>
      <w:r>
        <w:t>Sintetizar los resultados en una tabla comparativa</w:t>
      </w:r>
      <w:del w:id="70" w:author="Alejandro Bellogín" w:date="2017-01-16T15:01:00Z">
        <w:r w:rsidDel="00951B6F">
          <w:delText>, pudiendo escoger cualquier combinación deseada</w:delText>
        </w:r>
      </w:del>
      <w:r>
        <w:t>.</w:t>
      </w:r>
    </w:p>
    <w:p w:rsidR="00D10845" w:rsidRDefault="00D10845" w:rsidP="00D10845">
      <w:pPr>
        <w:pStyle w:val="Prrafodelista"/>
        <w:ind w:left="851"/>
      </w:pPr>
    </w:p>
    <w:p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rsidR="00A71AE2" w:rsidRPr="00D26EBB" w:rsidRDefault="00A71AE2" w:rsidP="005D6965">
      <w:pPr>
        <w:ind w:left="142"/>
      </w:pPr>
    </w:p>
    <w:p w:rsidR="007C3D8F" w:rsidRPr="00C058E2" w:rsidRDefault="007C3D8F" w:rsidP="000F1E94">
      <w:pPr>
        <w:pStyle w:val="Ttulo2"/>
      </w:pPr>
      <w:r w:rsidRPr="00C058E2">
        <w:tab/>
      </w:r>
      <w:bookmarkStart w:id="71" w:name="_Toc471826470"/>
      <w:commentRangeStart w:id="72"/>
      <w:r w:rsidRPr="000F1E94">
        <w:t>Organización</w:t>
      </w:r>
      <w:commentRangeEnd w:id="72"/>
      <w:r w:rsidR="00951B6F">
        <w:rPr>
          <w:rStyle w:val="Refdecomentario"/>
          <w:rFonts w:cs="Times New Roman"/>
          <w:b w:val="0"/>
          <w:bCs w:val="0"/>
          <w:iCs w:val="0"/>
        </w:rPr>
        <w:commentReference w:id="72"/>
      </w:r>
      <w:r w:rsidRPr="00C058E2">
        <w:t xml:space="preserve"> de la memoria</w:t>
      </w:r>
      <w:bookmarkEnd w:id="71"/>
    </w:p>
    <w:p w:rsidR="00E93405" w:rsidRPr="00E513E8" w:rsidRDefault="005E3826" w:rsidP="002556F8">
      <w:r w:rsidRPr="00E513E8">
        <w:t>La memoria consta de los siguientes capítulos:</w:t>
      </w:r>
    </w:p>
    <w:p w:rsidR="002556F8" w:rsidRPr="005A4DC8" w:rsidRDefault="002556F8" w:rsidP="007C20BF">
      <w:pPr>
        <w:pStyle w:val="Tabla10ArialCar"/>
        <w:numPr>
          <w:ilvl w:val="0"/>
          <w:numId w:val="4"/>
        </w:numPr>
        <w:ind w:right="-33"/>
        <w:rPr>
          <w:lang w:val="es-ES_tradnl"/>
        </w:rPr>
      </w:pPr>
      <w:r>
        <w:rPr>
          <w:b/>
          <w:lang w:val="es-ES_tradnl"/>
        </w:rPr>
        <w:t>…</w:t>
      </w:r>
    </w:p>
    <w:p w:rsidR="005A4DC8" w:rsidRDefault="005A4DC8" w:rsidP="005A4DC8">
      <w:pPr>
        <w:pStyle w:val="Tabla10ArialCar"/>
        <w:ind w:right="-33"/>
        <w:rPr>
          <w:b/>
          <w:lang w:val="es-ES_tradnl"/>
        </w:rPr>
      </w:pPr>
    </w:p>
    <w:p w:rsidR="005A4DC8" w:rsidRPr="002556F8" w:rsidRDefault="005A4DC8" w:rsidP="005A4DC8">
      <w:pPr>
        <w:pStyle w:val="Tabla10ArialCar"/>
        <w:ind w:right="-33"/>
        <w:rPr>
          <w:lang w:val="es-ES_tradnl"/>
        </w:rPr>
      </w:pPr>
    </w:p>
    <w:p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rsidR="0039500E" w:rsidRDefault="0039500E" w:rsidP="003B4822">
      <w:pPr>
        <w:pStyle w:val="Ttulo1"/>
        <w:rPr>
          <w:sz w:val="40"/>
          <w:szCs w:val="40"/>
        </w:rPr>
      </w:pPr>
      <w:bookmarkStart w:id="73" w:name="_Toc39142091"/>
      <w:bookmarkStart w:id="74" w:name="_Toc43291896"/>
      <w:bookmarkStart w:id="75" w:name="_Toc45169683"/>
      <w:bookmarkStart w:id="76" w:name="_Toc471826471"/>
      <w:r w:rsidRPr="003B4822">
        <w:rPr>
          <w:sz w:val="40"/>
          <w:szCs w:val="40"/>
        </w:rPr>
        <w:lastRenderedPageBreak/>
        <w:t>Estado del arte</w:t>
      </w:r>
      <w:bookmarkEnd w:id="73"/>
      <w:bookmarkEnd w:id="74"/>
      <w:bookmarkEnd w:id="75"/>
      <w:bookmarkEnd w:id="76"/>
    </w:p>
    <w:p w:rsidR="00671786" w:rsidRDefault="00671786"/>
    <w:p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rsidR="00671786" w:rsidRDefault="00671786">
      <w:pPr>
        <w:ind w:left="142"/>
      </w:pPr>
    </w:p>
    <w:p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rsidR="00671786" w:rsidRDefault="00671786">
      <w:pPr>
        <w:ind w:left="142" w:firstLine="425"/>
      </w:pPr>
    </w:p>
    <w:p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w:t>
      </w:r>
      <w:del w:id="77" w:author="Alejandro Bellogín" w:date="2017-01-16T15:03:00Z">
        <w:r w:rsidR="00D57E13" w:rsidDel="00DD5CF6">
          <w:delText xml:space="preserve">dataset </w:delText>
        </w:r>
      </w:del>
      <w:ins w:id="78" w:author="Alejandro Bellogín" w:date="2017-01-16T15:03:00Z">
        <w:r w:rsidR="00DD5CF6">
          <w:t>conjunto de datos</w:t>
        </w:r>
        <w:r w:rsidR="00DD5CF6">
          <w:t xml:space="preserve"> </w:t>
        </w:r>
      </w:ins>
      <w:r w:rsidR="001B142F">
        <w:t xml:space="preserve">utilizan conceptos y herramientas conocidas en </w:t>
      </w:r>
      <w:r w:rsidR="00D57E13">
        <w:t>ambos campos.</w:t>
      </w:r>
    </w:p>
    <w:p w:rsidR="00671786" w:rsidRDefault="00671786">
      <w:pPr>
        <w:ind w:left="142" w:firstLine="425"/>
      </w:pPr>
    </w:p>
    <w:p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click, de </w:t>
      </w:r>
      <w:r w:rsidR="00570E6B">
        <w:t>forma</w:t>
      </w:r>
      <w:r w:rsidR="00FD33EB">
        <w:t xml:space="preserve"> que es posible conocer los intereses también de esta manera.</w:t>
      </w:r>
    </w:p>
    <w:p w:rsidR="00671786" w:rsidRDefault="00671786">
      <w:pPr>
        <w:ind w:left="142" w:firstLine="425"/>
      </w:pPr>
    </w:p>
    <w:p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rsidR="00671786" w:rsidRDefault="00A860AD" w:rsidP="007C20BF">
      <w:pPr>
        <w:pStyle w:val="Prrafodelista"/>
        <w:numPr>
          <w:ilvl w:val="0"/>
          <w:numId w:val="11"/>
        </w:numPr>
      </w:pPr>
      <w:r>
        <w:t>Numéricos: puntuación normalmente comprendida entre 1 y 5</w:t>
      </w:r>
      <w:r w:rsidR="003A7CF1">
        <w:t>.</w:t>
      </w:r>
    </w:p>
    <w:p w:rsidR="00671786" w:rsidRDefault="003A7CF1" w:rsidP="007C20BF">
      <w:pPr>
        <w:pStyle w:val="Prrafodelista"/>
        <w:numPr>
          <w:ilvl w:val="0"/>
          <w:numId w:val="11"/>
        </w:numPr>
      </w:pPr>
      <w:r>
        <w:t>Binarios: me gusta, no me gusta</w:t>
      </w:r>
    </w:p>
    <w:p w:rsidR="00671786" w:rsidRDefault="00587094" w:rsidP="007C20BF">
      <w:pPr>
        <w:pStyle w:val="Prrafodelista"/>
        <w:numPr>
          <w:ilvl w:val="0"/>
          <w:numId w:val="11"/>
        </w:numPr>
      </w:pPr>
      <w:r>
        <w:t>Ordinales (en desacuerdo, de acuerdo, muy de acuerdo…).</w:t>
      </w:r>
    </w:p>
    <w:p w:rsidR="00671786" w:rsidRDefault="00671786"/>
    <w:p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click,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rsidR="00020D19" w:rsidRDefault="00020D19">
      <w:pPr>
        <w:tabs>
          <w:tab w:val="left" w:pos="567"/>
        </w:tabs>
        <w:ind w:left="142" w:firstLine="425"/>
      </w:pPr>
    </w:p>
    <w:p w:rsidR="00671786" w:rsidRDefault="00671786">
      <w:pPr>
        <w:ind w:firstLine="567"/>
      </w:pPr>
    </w:p>
    <w:p w:rsidR="00671786" w:rsidRDefault="006F5E7C">
      <w:pPr>
        <w:ind w:left="142" w:firstLine="425"/>
      </w:pPr>
      <w:r>
        <w:lastRenderedPageBreak/>
        <w:t xml:space="preserve">Un evento a destacar ocurrido en los últimos años ha sido el </w:t>
      </w:r>
      <w:r w:rsidR="00416A47" w:rsidRPr="00416A47">
        <w:rPr>
          <w:i/>
        </w:rPr>
        <w:t>Netflix prize</w:t>
      </w:r>
      <w:r w:rsidR="00810224">
        <w:rPr>
          <w:i/>
        </w:rPr>
        <w:t xml:space="preserve"> </w:t>
      </w:r>
      <w:r w:rsidR="00810224">
        <w:t>(premio Netflix)</w:t>
      </w:r>
      <w:r w:rsidR="000C3F29">
        <w:t xml:space="preserve"> </w:t>
      </w:r>
      <w:r w:rsidR="00FC5C71">
        <w:fldChar w:fldCharType="begin"/>
      </w:r>
      <w:r w:rsidR="000C3F29">
        <w:instrText xml:space="preserve"> REF _Ref471825484 \r \h </w:instrText>
      </w:r>
      <w:r w:rsidR="00FC5C71">
        <w:fldChar w:fldCharType="separate"/>
      </w:r>
      <w:r w:rsidR="0057226A">
        <w:t>[10]</w:t>
      </w:r>
      <w:r w:rsidR="00FC5C71">
        <w:fldChar w:fldCharType="end"/>
      </w:r>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rsidR="00671786" w:rsidRDefault="00671786">
      <w:pPr>
        <w:ind w:left="142" w:firstLine="425"/>
      </w:pPr>
    </w:p>
    <w:p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r w:rsidR="00416A47" w:rsidRPr="00416A47">
        <w:t>BellKor's Pragmatic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r w:rsidR="00416A47" w:rsidRPr="00416A47">
        <w:rPr>
          <w:rFonts w:ascii="Proxima Nova" w:hAnsi="Proxima Nova"/>
        </w:rPr>
        <w:t>Bellkor in BigChaos and Pragmatic Theory</w:t>
      </w:r>
      <w:r>
        <w:rPr>
          <w:rFonts w:ascii="Proxima Nova" w:hAnsi="Proxima Nova"/>
        </w:rPr>
        <w:t>, quienes consiguieron una</w:t>
      </w:r>
      <w:r w:rsidR="00247335">
        <w:rPr>
          <w:rFonts w:ascii="Proxima Nova" w:hAnsi="Proxima Nova"/>
        </w:rPr>
        <w:t xml:space="preserve"> mejora de 10,</w:t>
      </w:r>
      <w:r>
        <w:rPr>
          <w:rFonts w:ascii="Proxima Nova" w:hAnsi="Proxima Nova"/>
        </w:rPr>
        <w:t>06% sobre el algoritmo de Netflix.</w:t>
      </w:r>
    </w:p>
    <w:p w:rsidR="00671786" w:rsidRDefault="00671786">
      <w:pPr>
        <w:ind w:left="142" w:firstLine="425"/>
        <w:rPr>
          <w:rFonts w:ascii="Proxima Nova" w:hAnsi="Proxima Nova"/>
        </w:rPr>
      </w:pPr>
    </w:p>
    <w:p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dataset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rsidR="00671786" w:rsidRDefault="00671786">
      <w:bookmarkStart w:id="79" w:name="_Toc471053373"/>
      <w:bookmarkStart w:id="80" w:name="_Toc471053621"/>
      <w:bookmarkStart w:id="81" w:name="_Toc471053718"/>
      <w:bookmarkEnd w:id="79"/>
      <w:bookmarkEnd w:id="80"/>
      <w:bookmarkEnd w:id="81"/>
    </w:p>
    <w:p w:rsidR="00671786" w:rsidRDefault="006E6C85" w:rsidP="008A60C6">
      <w:pPr>
        <w:pStyle w:val="Ttulo2"/>
        <w:ind w:left="142"/>
      </w:pPr>
      <w:bookmarkStart w:id="82" w:name="_Toc471053808"/>
      <w:bookmarkStart w:id="83" w:name="_Toc471136427"/>
      <w:bookmarkStart w:id="84" w:name="_Toc471151055"/>
      <w:bookmarkStart w:id="85" w:name="_Toc471213249"/>
      <w:bookmarkStart w:id="86" w:name="_Toc471224889"/>
      <w:bookmarkStart w:id="87" w:name="_Toc471224993"/>
      <w:bookmarkStart w:id="88" w:name="_Toc471225026"/>
      <w:bookmarkStart w:id="89" w:name="_Toc471225081"/>
      <w:bookmarkStart w:id="90" w:name="_Toc471225112"/>
      <w:bookmarkStart w:id="91" w:name="_Toc471826472"/>
      <w:bookmarkEnd w:id="82"/>
      <w:bookmarkEnd w:id="83"/>
      <w:bookmarkEnd w:id="84"/>
      <w:bookmarkEnd w:id="85"/>
      <w:bookmarkEnd w:id="86"/>
      <w:bookmarkEnd w:id="87"/>
      <w:bookmarkEnd w:id="88"/>
      <w:bookmarkEnd w:id="89"/>
      <w:bookmarkEnd w:id="90"/>
      <w:r>
        <w:t>Tipos de algoritmos</w:t>
      </w:r>
      <w:bookmarkEnd w:id="91"/>
    </w:p>
    <w:p w:rsidR="00671786" w:rsidRDefault="00671786">
      <w:pPr>
        <w:rPr>
          <w:rFonts w:ascii="Proxima Nova" w:hAnsi="Proxima Nova"/>
        </w:rPr>
      </w:pPr>
      <w:bookmarkStart w:id="92" w:name="_Toc471053375"/>
      <w:bookmarkStart w:id="93" w:name="_Toc471053623"/>
      <w:bookmarkStart w:id="94" w:name="_Toc471053720"/>
      <w:bookmarkStart w:id="95" w:name="_Toc471053376"/>
      <w:bookmarkStart w:id="96" w:name="_Toc471053624"/>
      <w:bookmarkStart w:id="97" w:name="_Toc471053721"/>
      <w:bookmarkStart w:id="98" w:name="_Toc471053377"/>
      <w:bookmarkStart w:id="99" w:name="_Toc471053625"/>
      <w:bookmarkStart w:id="100" w:name="_Toc471053722"/>
      <w:bookmarkStart w:id="101" w:name="fig01"/>
      <w:bookmarkStart w:id="102" w:name="_Toc471053378"/>
      <w:bookmarkStart w:id="103" w:name="_Toc471053626"/>
      <w:bookmarkStart w:id="104" w:name="_Toc471053723"/>
      <w:bookmarkStart w:id="105" w:name="_Toc471053379"/>
      <w:bookmarkStart w:id="106" w:name="_Toc471053627"/>
      <w:bookmarkStart w:id="107" w:name="_Toc471053724"/>
      <w:bookmarkStart w:id="108" w:name="_Toc471053380"/>
      <w:bookmarkStart w:id="109" w:name="_Toc471053628"/>
      <w:bookmarkStart w:id="110" w:name="_Toc471053725"/>
      <w:bookmarkStart w:id="111" w:name="_Toc471053381"/>
      <w:bookmarkStart w:id="112" w:name="_Toc471053629"/>
      <w:bookmarkStart w:id="113" w:name="_Toc471053726"/>
      <w:bookmarkStart w:id="114" w:name="_Toc471053382"/>
      <w:bookmarkStart w:id="115" w:name="_Toc471053630"/>
      <w:bookmarkStart w:id="116" w:name="_Toc471053727"/>
      <w:bookmarkStart w:id="117" w:name="_Toc471053383"/>
      <w:bookmarkStart w:id="118" w:name="_Toc471053631"/>
      <w:bookmarkStart w:id="119" w:name="_Toc471053728"/>
      <w:bookmarkStart w:id="120" w:name="_Toc471053384"/>
      <w:bookmarkStart w:id="121" w:name="_Toc471053632"/>
      <w:bookmarkStart w:id="122" w:name="_Toc471053729"/>
      <w:bookmarkStart w:id="123" w:name="_Toc471053385"/>
      <w:bookmarkStart w:id="124" w:name="_Toc471053633"/>
      <w:bookmarkStart w:id="125" w:name="_Toc471053730"/>
      <w:bookmarkStart w:id="126" w:name="_Toc471053386"/>
      <w:bookmarkStart w:id="127" w:name="_Toc471053634"/>
      <w:bookmarkStart w:id="128" w:name="_Toc471053731"/>
      <w:bookmarkStart w:id="129" w:name="_Toc471053387"/>
      <w:bookmarkStart w:id="130" w:name="_Toc471053635"/>
      <w:bookmarkStart w:id="131" w:name="_Toc471053732"/>
      <w:bookmarkStart w:id="132" w:name="_Toc471053388"/>
      <w:bookmarkStart w:id="133" w:name="_Toc471053636"/>
      <w:bookmarkStart w:id="134" w:name="_Toc471053733"/>
      <w:bookmarkStart w:id="135" w:name="_Toc471053389"/>
      <w:bookmarkStart w:id="136" w:name="_Toc471053637"/>
      <w:bookmarkStart w:id="137" w:name="_Toc471053734"/>
      <w:bookmarkStart w:id="138" w:name="_Toc471053390"/>
      <w:bookmarkStart w:id="139" w:name="_Toc471053638"/>
      <w:bookmarkStart w:id="140" w:name="_Toc471053735"/>
      <w:bookmarkStart w:id="141" w:name="_Toc471053391"/>
      <w:bookmarkStart w:id="142" w:name="_Toc471053639"/>
      <w:bookmarkStart w:id="143" w:name="_Toc471053736"/>
      <w:bookmarkStart w:id="144" w:name="_Toc471053392"/>
      <w:bookmarkStart w:id="145" w:name="_Toc471053640"/>
      <w:bookmarkStart w:id="146" w:name="_Toc471053737"/>
      <w:bookmarkStart w:id="147" w:name="_Toc471053393"/>
      <w:bookmarkStart w:id="148" w:name="_Toc471053641"/>
      <w:bookmarkStart w:id="149" w:name="_Toc471053738"/>
      <w:bookmarkStart w:id="150" w:name="_Toc47105364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rsidR="00B1068C" w:rsidRDefault="00B1068C">
      <w:pPr>
        <w:ind w:left="142"/>
        <w:rPr>
          <w:rFonts w:ascii="Proxima Nova" w:hAnsi="Proxima Nova"/>
        </w:rPr>
      </w:pPr>
    </w:p>
    <w:p w:rsidR="00671786" w:rsidRDefault="00416A47">
      <w:pPr>
        <w:pStyle w:val="Ttulo3"/>
        <w:rPr>
          <w:i/>
        </w:rPr>
      </w:pPr>
      <w:bookmarkStart w:id="151" w:name="_Toc471826473"/>
      <w:r w:rsidRPr="00416A47">
        <w:t>Algoritmos basados en contenido</w:t>
      </w:r>
      <w:bookmarkEnd w:id="151"/>
    </w:p>
    <w:p w:rsidR="009D3CA4" w:rsidRDefault="009D3CA4" w:rsidP="00B40529">
      <w:pPr>
        <w:rPr>
          <w:rFonts w:ascii="NimbusRomNo9L-Regu" w:hAnsi="NimbusRomNo9L-Regu" w:cs="NimbusRomNo9L-Regu"/>
          <w:sz w:val="20"/>
          <w:szCs w:val="20"/>
        </w:rPr>
      </w:pPr>
    </w:p>
    <w:p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r w:rsidR="00FC5C71">
        <w:rPr>
          <w:rFonts w:ascii="Proxima Nova" w:hAnsi="Proxima Nova"/>
        </w:rPr>
        <w:fldChar w:fldCharType="begin"/>
      </w:r>
      <w:r w:rsidR="000C3F29">
        <w:rPr>
          <w:rFonts w:ascii="Proxima Nova" w:hAnsi="Proxima Nova"/>
        </w:rPr>
        <w:instrText xml:space="preserve"> REF _Ref471825334 \r \h </w:instrText>
      </w:r>
      <w:r w:rsidR="00FC5C71">
        <w:rPr>
          <w:rFonts w:ascii="Proxima Nova" w:hAnsi="Proxima Nova"/>
        </w:rPr>
      </w:r>
      <w:r w:rsidR="00FC5C71">
        <w:rPr>
          <w:rFonts w:ascii="Proxima Nova" w:hAnsi="Proxima Nova"/>
        </w:rPr>
        <w:fldChar w:fldCharType="separate"/>
      </w:r>
      <w:r w:rsidR="0057226A">
        <w:rPr>
          <w:rFonts w:ascii="Proxima Nova" w:hAnsi="Proxima Nova"/>
        </w:rPr>
        <w:t>[6]</w:t>
      </w:r>
      <w:r w:rsidR="00FC5C71">
        <w:rPr>
          <w:rFonts w:ascii="Proxima Nova" w:hAnsi="Proxima Nova"/>
        </w:rPr>
        <w:fldChar w:fldCharType="end"/>
      </w:r>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TF-IDF</w:t>
      </w:r>
      <w:r w:rsidR="00CC2F1C">
        <w:rPr>
          <w:rFonts w:ascii="Proxima Nova" w:hAnsi="Proxima Nova"/>
        </w:rPr>
        <w:t xml:space="preserve"> (Term Frequency-Inverse Document Frequency) que comprende </w:t>
      </w:r>
      <w:r w:rsidR="00A37B57">
        <w:rPr>
          <w:rFonts w:ascii="Proxima Nova" w:hAnsi="Proxima Nova"/>
        </w:rPr>
        <w:t>las palabras o términos más relevantes.</w:t>
      </w:r>
    </w:p>
    <w:p w:rsidR="00671786" w:rsidRDefault="007C5F6E">
      <w:pPr>
        <w:ind w:left="142"/>
        <w:rPr>
          <w:rFonts w:ascii="Proxima Nova" w:hAnsi="Proxima Nova"/>
        </w:rPr>
      </w:pPr>
      <w:r>
        <w:rPr>
          <w:rFonts w:ascii="Proxima Nova" w:hAnsi="Proxima Nova"/>
        </w:rPr>
        <w:t xml:space="preserve">Los algoritmos más comunes de éste género son </w:t>
      </w:r>
      <w:r w:rsidR="00416A47" w:rsidRPr="00416A47">
        <w:rPr>
          <w:rFonts w:ascii="Proxima Nova" w:hAnsi="Proxima Nova"/>
          <w:i/>
        </w:rPr>
        <w:t>Rocchio</w:t>
      </w:r>
      <w:r>
        <w:rPr>
          <w:rFonts w:ascii="Proxima Nova" w:hAnsi="Proxima Nova"/>
          <w:i/>
        </w:rPr>
        <w:t xml:space="preserve"> </w:t>
      </w:r>
      <w:r>
        <w:rPr>
          <w:rFonts w:ascii="Proxima Nova" w:hAnsi="Proxima Nova"/>
        </w:rPr>
        <w:t>y KNN.</w:t>
      </w:r>
    </w:p>
    <w:p w:rsidR="00C56C09" w:rsidRDefault="00C56C09" w:rsidP="00B749D4">
      <w:pPr>
        <w:ind w:left="142"/>
        <w:rPr>
          <w:rFonts w:ascii="Proxima Nova" w:hAnsi="Proxima Nova"/>
        </w:rPr>
      </w:pPr>
    </w:p>
    <w:p w:rsidR="00071389" w:rsidRDefault="00071389" w:rsidP="00B40529">
      <w:pPr>
        <w:pStyle w:val="Ttulo3"/>
      </w:pPr>
      <w:bookmarkStart w:id="152" w:name="_Toc471826474"/>
      <w:bookmarkStart w:id="153" w:name="_Ref472266341"/>
      <w:bookmarkStart w:id="154" w:name="_Ref472266542"/>
      <w:r w:rsidRPr="004761BC">
        <w:t xml:space="preserve">Algoritmos basados en </w:t>
      </w:r>
      <w:r>
        <w:t>filtrado colaborativo</w:t>
      </w:r>
      <w:bookmarkEnd w:id="152"/>
      <w:bookmarkEnd w:id="153"/>
      <w:bookmarkEnd w:id="154"/>
    </w:p>
    <w:p w:rsidR="00671786" w:rsidRDefault="00671786"/>
    <w:p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1F473B">
        <w:t>,</w:t>
      </w:r>
      <w:r w:rsidR="00A90EBB">
        <w:t xml:space="preserve"> ítems que le hayan gustado a </w:t>
      </w:r>
      <w:r w:rsidR="00A90EBB">
        <w:rPr>
          <w:i/>
        </w:rPr>
        <w:t>v</w:t>
      </w:r>
      <w:r w:rsidR="00A90EBB">
        <w:t>, ya que en teoría sus gustos son similares.</w:t>
      </w:r>
    </w:p>
    <w:p w:rsidR="00671786" w:rsidRDefault="00671786">
      <w:pPr>
        <w:ind w:left="142"/>
      </w:pPr>
    </w:p>
    <w:p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rsidR="00671786" w:rsidRDefault="00671786">
      <w:pPr>
        <w:rPr>
          <w:rFonts w:ascii="Proxima Nova" w:hAnsi="Proxima Nova"/>
        </w:rPr>
      </w:pPr>
    </w:p>
    <w:p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r w:rsidR="00396B8E">
        <w:rPr>
          <w:rFonts w:ascii="Proxima Nova" w:hAnsi="Proxima Nova"/>
          <w:b/>
          <w:i/>
        </w:rPr>
        <w:t>U</w:t>
      </w:r>
      <w:r w:rsidR="00ED491B">
        <w:rPr>
          <w:rFonts w:ascii="Proxima Nova" w:hAnsi="Proxima Nova"/>
          <w:b/>
          <w:i/>
        </w:rPr>
        <w:t>ser KNN)</w:t>
      </w:r>
    </w:p>
    <w:p w:rsidR="00B87F8E" w:rsidRDefault="00B87F8E">
      <w:pPr>
        <w:ind w:left="142"/>
        <w:rPr>
          <w:rFonts w:ascii="Proxima Nova" w:hAnsi="Proxima Nova"/>
          <w:b/>
          <w:i/>
        </w:rPr>
      </w:pPr>
    </w:p>
    <w:p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rsidR="00B87F8E" w:rsidRPr="00B87F8E" w:rsidRDefault="00B87F8E" w:rsidP="007D6353">
      <w:pPr>
        <w:ind w:left="142"/>
        <w:rPr>
          <w:rFonts w:ascii="Proxima Nova" w:hAnsi="Proxima Nova"/>
          <w:b/>
          <w:i/>
          <w:lang w:val="es-ES_tradnl"/>
        </w:rPr>
      </w:pPr>
    </w:p>
    <w:p w:rsidR="00671786" w:rsidRDefault="00671786">
      <w:pPr>
        <w:ind w:left="142"/>
        <w:jc w:val="center"/>
        <w:rPr>
          <w:rFonts w:ascii="Proxima Nova" w:hAnsi="Proxima Nova"/>
          <w:lang w:val="es-ES_tradnl"/>
        </w:rPr>
      </w:pPr>
      <w:r>
        <w:rPr>
          <w:rFonts w:ascii="Proxima Nova" w:hAnsi="Proxima Nova"/>
          <w:noProof/>
        </w:rPr>
        <w:drawing>
          <wp:inline distT="0" distB="0" distL="0" distR="0">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79209" cy="695316"/>
                    </a:xfrm>
                    <a:prstGeom prst="rect">
                      <a:avLst/>
                    </a:prstGeom>
                  </pic:spPr>
                </pic:pic>
              </a:graphicData>
            </a:graphic>
          </wp:inline>
        </w:drawing>
      </w:r>
    </w:p>
    <w:p w:rsidR="00671786" w:rsidRDefault="00671786">
      <w:pPr>
        <w:ind w:left="142"/>
        <w:jc w:val="center"/>
        <w:rPr>
          <w:rFonts w:ascii="Proxima Nova" w:hAnsi="Proxima Nova"/>
        </w:rPr>
      </w:pPr>
    </w:p>
    <w:p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r w:rsidR="00396B8E">
        <w:rPr>
          <w:rFonts w:ascii="Proxima Nova" w:hAnsi="Proxima Nova" w:hint="eastAsia"/>
          <w:b/>
          <w:i/>
        </w:rPr>
        <w:t>I</w:t>
      </w:r>
      <w:r w:rsidR="00ED491B">
        <w:rPr>
          <w:rFonts w:ascii="Proxima Nova" w:hAnsi="Proxima Nova" w:hint="eastAsia"/>
          <w:b/>
          <w:i/>
        </w:rPr>
        <w:t>tem</w:t>
      </w:r>
      <w:r w:rsidR="00ED491B">
        <w:rPr>
          <w:rFonts w:ascii="Proxima Nova" w:hAnsi="Proxima Nova"/>
          <w:b/>
          <w:i/>
        </w:rPr>
        <w:t xml:space="preserve"> KNN)</w:t>
      </w:r>
    </w:p>
    <w:p w:rsidR="00B87F8E" w:rsidRDefault="00B87F8E">
      <w:pPr>
        <w:ind w:left="142"/>
        <w:rPr>
          <w:rFonts w:ascii="Proxima Nova" w:hAnsi="Proxima Nova"/>
          <w:b/>
          <w:i/>
        </w:rPr>
      </w:pPr>
    </w:p>
    <w:p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rsidR="00671786" w:rsidRDefault="00671786">
      <w:pPr>
        <w:ind w:left="142" w:firstLine="284"/>
      </w:pPr>
    </w:p>
    <w:p w:rsidR="00671786" w:rsidRDefault="00671786">
      <w:pPr>
        <w:ind w:left="142" w:firstLine="284"/>
        <w:jc w:val="center"/>
      </w:pPr>
      <w:r>
        <w:rPr>
          <w:noProof/>
        </w:rPr>
        <w:drawing>
          <wp:inline distT="0" distB="0" distL="0" distR="0">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54606" cy="781539"/>
                    </a:xfrm>
                    <a:prstGeom prst="rect">
                      <a:avLst/>
                    </a:prstGeom>
                  </pic:spPr>
                </pic:pic>
              </a:graphicData>
            </a:graphic>
          </wp:inline>
        </w:drawing>
      </w:r>
    </w:p>
    <w:p w:rsidR="00671786" w:rsidRDefault="00671786">
      <w:pPr>
        <w:ind w:left="142" w:firstLine="284"/>
      </w:pPr>
    </w:p>
    <w:p w:rsidR="00671786" w:rsidRDefault="00671786">
      <w:pPr>
        <w:ind w:left="142" w:firstLine="284"/>
      </w:pPr>
    </w:p>
    <w:p w:rsidR="00671786" w:rsidRDefault="00416A47">
      <w:pPr>
        <w:ind w:left="142" w:firstLine="425"/>
      </w:pPr>
      <w:r w:rsidRPr="00416A47">
        <w:t>Los algoritmos KNN requieren de un vecindario para realizar el cálculo de ratings</w:t>
      </w:r>
      <w:r w:rsidR="000C3F29">
        <w:t xml:space="preserve"> </w:t>
      </w:r>
      <w:r w:rsidR="00FC5C71">
        <w:fldChar w:fldCharType="begin"/>
      </w:r>
      <w:r w:rsidR="000C3F29">
        <w:instrText xml:space="preserve"> REF _Ref471825373 \r \h </w:instrText>
      </w:r>
      <w:r w:rsidR="00FC5C71">
        <w:fldChar w:fldCharType="separate"/>
      </w:r>
      <w:r w:rsidR="0057226A">
        <w:t>[7]</w:t>
      </w:r>
      <w:r w:rsidR="00FC5C71">
        <w:fldChar w:fldCharType="end"/>
      </w:r>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rsidR="00671786" w:rsidRDefault="00671786">
      <w:pPr>
        <w:ind w:left="142" w:firstLine="284"/>
      </w:pPr>
    </w:p>
    <w:p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rsidR="00671786" w:rsidRDefault="00671786">
      <w:pPr>
        <w:ind w:left="142" w:firstLine="284"/>
        <w:rPr>
          <w:rFonts w:ascii="Proxima Nova" w:hAnsi="Proxima Nova"/>
          <w:color w:val="000000"/>
          <w:lang w:val="es-ES_tradnl" w:eastAsia="es-ES_tradnl"/>
        </w:rPr>
      </w:pPr>
    </w:p>
    <w:p w:rsidR="00671786" w:rsidRDefault="00416A47" w:rsidP="007C20BF">
      <w:pPr>
        <w:pStyle w:val="Prrafodelista"/>
        <w:numPr>
          <w:ilvl w:val="0"/>
          <w:numId w:val="12"/>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w:t>
      </w:r>
      <w:ins w:id="155" w:author="Alejandro Bellogín" w:date="2017-01-16T15:06:00Z">
        <w:r w:rsidR="00057E24">
          <w:t>(</w:t>
        </w:r>
      </w:ins>
      <w:del w:id="156" w:author="Alejandro Bellogín" w:date="2017-01-16T15:06:00Z">
        <w:r w:rsidRPr="00416A47" w:rsidDel="00057E24">
          <w:delText xml:space="preserve">que sean </w:delText>
        </w:r>
      </w:del>
      <w:ins w:id="157" w:author="Alejandro Bellogín" w:date="2017-01-16T15:06:00Z">
        <w:r w:rsidR="00057E24">
          <w:t xml:space="preserve">los usuarios son </w:t>
        </w:r>
      </w:ins>
      <w:r w:rsidRPr="00416A47">
        <w:t>ortogonales</w:t>
      </w:r>
      <w:ins w:id="158" w:author="Alejandro Bellogín" w:date="2017-01-16T15:06:00Z">
        <w:r w:rsidR="00057E24">
          <w:t>, por lo que</w:t>
        </w:r>
      </w:ins>
      <w:r w:rsidRPr="00416A47">
        <w:t xml:space="preserve"> el coseno se anula</w:t>
      </w:r>
      <w:del w:id="159" w:author="Alejandro Bellogín" w:date="2017-01-16T15:06:00Z">
        <w:r w:rsidRPr="00416A47" w:rsidDel="00057E24">
          <w:delText xml:space="preserve">, </w:delText>
        </w:r>
      </w:del>
      <w:ins w:id="160" w:author="Alejandro Bellogín" w:date="2017-01-16T15:06:00Z">
        <w:r w:rsidR="00057E24">
          <w:t xml:space="preserve">) </w:t>
        </w:r>
      </w:ins>
      <w:del w:id="161" w:author="Alejandro Bellogín" w:date="2017-01-16T15:06:00Z">
        <w:r w:rsidRPr="00416A47" w:rsidDel="00057E24">
          <w:delText xml:space="preserve">devolviendo </w:delText>
        </w:r>
      </w:del>
      <w:ins w:id="162" w:author="Alejandro Bellogín" w:date="2017-01-16T15:06:00Z">
        <w:r w:rsidR="00057E24">
          <w:t xml:space="preserve">se devuelve </w:t>
        </w:r>
      </w:ins>
      <w:r w:rsidRPr="00416A47">
        <w:t xml:space="preserve">una similitud de 0. </w:t>
      </w:r>
    </w:p>
    <w:p w:rsidR="00671786" w:rsidRDefault="00671786">
      <w:pPr>
        <w:pStyle w:val="Prrafodelista"/>
        <w:ind w:left="1146"/>
        <w:rPr>
          <w:rFonts w:ascii="Proxima Nova" w:hAnsi="Proxima Nova"/>
          <w:b/>
          <w:color w:val="000000"/>
          <w:lang w:val="es-ES_tradnl" w:eastAsia="es-ES_tradnl"/>
        </w:rPr>
      </w:pPr>
    </w:p>
    <w:p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42639" cy="771361"/>
                    </a:xfrm>
                    <a:prstGeom prst="rect">
                      <a:avLst/>
                    </a:prstGeom>
                  </pic:spPr>
                </pic:pic>
              </a:graphicData>
            </a:graphic>
          </wp:inline>
        </w:drawing>
      </w:r>
    </w:p>
    <w:p w:rsidR="00AB41AC" w:rsidRDefault="00AB41AC" w:rsidP="00AB41AC">
      <w:pPr>
        <w:pStyle w:val="Prrafodelista"/>
        <w:ind w:left="1146"/>
        <w:jc w:val="center"/>
        <w:rPr>
          <w:rFonts w:ascii="Proxima Nova" w:hAnsi="Proxima Nova"/>
          <w:b/>
          <w:color w:val="000000"/>
          <w:lang w:val="es-ES_tradnl" w:eastAsia="es-ES_tradnl"/>
        </w:rPr>
      </w:pPr>
    </w:p>
    <w:p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47602" cy="661209"/>
                    </a:xfrm>
                    <a:prstGeom prst="rect">
                      <a:avLst/>
                    </a:prstGeom>
                  </pic:spPr>
                </pic:pic>
              </a:graphicData>
            </a:graphic>
          </wp:inline>
        </w:drawing>
      </w: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Pr="00AB41AC" w:rsidRDefault="00AB41AC" w:rsidP="00AB41AC">
      <w:pPr>
        <w:pStyle w:val="Prrafodelista"/>
        <w:ind w:left="1146" w:firstLine="414"/>
        <w:jc w:val="left"/>
        <w:rPr>
          <w:rFonts w:ascii="Proxima Nova" w:hAnsi="Proxima Nova"/>
          <w:color w:val="000000"/>
          <w:lang w:val="es-ES_tradnl" w:eastAsia="es-ES_tradnl"/>
        </w:rPr>
      </w:pPr>
    </w:p>
    <w:p w:rsidR="00671786" w:rsidRDefault="00671786">
      <w:pPr>
        <w:pStyle w:val="Prrafodelista"/>
        <w:ind w:left="1146"/>
        <w:rPr>
          <w:rFonts w:ascii="Proxima Nova" w:hAnsi="Proxima Nova"/>
          <w:b/>
          <w:color w:val="000000"/>
          <w:lang w:val="es-ES_tradnl" w:eastAsia="es-ES_tradnl"/>
        </w:rPr>
      </w:pPr>
    </w:p>
    <w:p w:rsidR="00671786" w:rsidRDefault="00416A47" w:rsidP="007C20BF">
      <w:pPr>
        <w:pStyle w:val="Prrafodelista"/>
        <w:numPr>
          <w:ilvl w:val="0"/>
          <w:numId w:val="12"/>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rsidR="00671786" w:rsidRDefault="00671786">
      <w:pPr>
        <w:rPr>
          <w:rFonts w:ascii="Proxima Nova" w:hAnsi="Proxima Nova"/>
          <w:b/>
          <w:color w:val="000000"/>
          <w:lang w:val="es-ES_tradnl" w:eastAsia="es-ES_tradnl"/>
        </w:rPr>
      </w:pPr>
    </w:p>
    <w:p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52525" cy="676671"/>
                    </a:xfrm>
                    <a:prstGeom prst="rect">
                      <a:avLst/>
                    </a:prstGeom>
                  </pic:spPr>
                </pic:pic>
              </a:graphicData>
            </a:graphic>
          </wp:inline>
        </w:drawing>
      </w:r>
    </w:p>
    <w:p w:rsidR="00AB41AC" w:rsidRDefault="00AB41AC" w:rsidP="00AB41AC">
      <w:pPr>
        <w:ind w:left="786"/>
        <w:jc w:val="center"/>
        <w:rPr>
          <w:rFonts w:ascii="Proxima Nova" w:hAnsi="Proxima Nova"/>
          <w:b/>
          <w:color w:val="000000"/>
          <w:lang w:val="es-ES_tradnl" w:eastAsia="es-ES_tradnl"/>
        </w:rPr>
      </w:pPr>
    </w:p>
    <w:p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rsidR="00AB41AC" w:rsidRDefault="00AB41AC" w:rsidP="00AB41AC">
      <w:pPr>
        <w:ind w:left="1134" w:firstLine="284"/>
        <w:jc w:val="left"/>
        <w:rPr>
          <w:rFonts w:ascii="Proxima Nova" w:hAnsi="Proxima Nova"/>
          <w:color w:val="000000"/>
          <w:lang w:val="es-ES_tradnl" w:eastAsia="es-ES_tradnl"/>
        </w:rPr>
      </w:pPr>
    </w:p>
    <w:p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44323" cy="660041"/>
                    </a:xfrm>
                    <a:prstGeom prst="rect">
                      <a:avLst/>
                    </a:prstGeom>
                  </pic:spPr>
                </pic:pic>
              </a:graphicData>
            </a:graphic>
          </wp:inline>
        </w:drawing>
      </w:r>
    </w:p>
    <w:p w:rsidR="00AB41AC" w:rsidRDefault="00AB41AC" w:rsidP="00AB41AC">
      <w:pPr>
        <w:ind w:left="786"/>
        <w:rPr>
          <w:rFonts w:ascii="Proxima Nova" w:hAnsi="Proxima Nova"/>
          <w:b/>
          <w:color w:val="000000"/>
          <w:lang w:val="es-ES_tradnl" w:eastAsia="es-ES_tradnl"/>
        </w:rPr>
      </w:pPr>
    </w:p>
    <w:p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 xml:space="preserve">lculo </w:t>
      </w:r>
      <w:ins w:id="163" w:author="Alejandro Bellogín" w:date="2017-01-16T15:07:00Z">
        <w:r w:rsidR="00057E24">
          <w:t>de la media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oMath>
        <w:r w:rsidR="00057E24">
          <w:t xml:space="preserve">) </w:t>
        </w:r>
      </w:ins>
      <w:r w:rsidRPr="00416A47">
        <w:t>se pueden tomar todos los usuario</w:t>
      </w:r>
      <w:r w:rsidR="00FF3DDC">
        <w:t>s</w:t>
      </w:r>
      <w:r w:rsidRPr="00416A47">
        <w:t xml:space="preserve"> o </w:t>
      </w:r>
      <w:r w:rsidRPr="00416A47">
        <w:rPr>
          <w:rFonts w:hint="eastAsia"/>
        </w:rPr>
        <w:t>í</w:t>
      </w:r>
      <w:r w:rsidRPr="00416A47">
        <w:t>tems del dataset o simplemente aquellos que posean ratings en com</w:t>
      </w:r>
      <w:r w:rsidRPr="00416A47">
        <w:rPr>
          <w:rFonts w:hint="eastAsia"/>
        </w:rPr>
        <w:t>ú</w:t>
      </w:r>
      <w:r w:rsidRPr="00416A47">
        <w:t>n.</w:t>
      </w:r>
    </w:p>
    <w:p w:rsidR="00671786" w:rsidRDefault="00671786">
      <w:pPr>
        <w:rPr>
          <w:rFonts w:ascii="Proxima Nova" w:hAnsi="Proxima Nova"/>
          <w:b/>
          <w:color w:val="000000"/>
          <w:lang w:val="es-ES_tradnl" w:eastAsia="es-ES_tradnl"/>
        </w:rPr>
      </w:pPr>
    </w:p>
    <w:p w:rsidR="00671786" w:rsidRDefault="00671786">
      <w:pPr>
        <w:ind w:left="786"/>
        <w:jc w:val="center"/>
        <w:rPr>
          <w:rFonts w:ascii="Proxima Nova" w:hAnsi="Proxima Nova"/>
          <w:b/>
          <w:color w:val="000000"/>
          <w:lang w:val="es-ES_tradnl" w:eastAsia="es-ES_tradnl"/>
        </w:rPr>
      </w:pPr>
    </w:p>
    <w:p w:rsidR="00671786" w:rsidRDefault="00416A47" w:rsidP="007C20BF">
      <w:pPr>
        <w:pStyle w:val="Prrafodelista"/>
        <w:numPr>
          <w:ilvl w:val="0"/>
          <w:numId w:val="12"/>
        </w:numPr>
      </w:pPr>
      <w:r w:rsidRPr="00416A47">
        <w:rPr>
          <w:b/>
        </w:rPr>
        <w:t>Jaccard</w:t>
      </w:r>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rsidR="00671786" w:rsidRDefault="00671786">
      <w:pPr>
        <w:rPr>
          <w:rFonts w:ascii="Proxima Nova" w:hAnsi="Proxima Nova"/>
          <w:b/>
          <w:color w:val="000000"/>
          <w:lang w:val="es-ES_tradnl" w:eastAsia="es-ES_tradnl"/>
        </w:rPr>
      </w:pPr>
    </w:p>
    <w:p w:rsidR="00671786" w:rsidRDefault="00671786">
      <w:pPr>
        <w:rPr>
          <w:rFonts w:ascii="Proxima Nova" w:hAnsi="Proxima Nova"/>
          <w:b/>
          <w:color w:val="000000"/>
          <w:lang w:val="es-ES_tradnl" w:eastAsia="es-ES_tradnl"/>
        </w:rPr>
      </w:pPr>
    </w:p>
    <w:p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47469" cy="550114"/>
                    </a:xfrm>
                    <a:prstGeom prst="rect">
                      <a:avLst/>
                    </a:prstGeom>
                  </pic:spPr>
                </pic:pic>
              </a:graphicData>
            </a:graphic>
          </wp:inline>
        </w:drawing>
      </w:r>
    </w:p>
    <w:p w:rsidR="00671786" w:rsidRDefault="00671786">
      <w:pPr>
        <w:ind w:left="142" w:firstLine="284"/>
        <w:rPr>
          <w:rFonts w:ascii="Proxima Nova" w:hAnsi="Proxima Nova"/>
          <w:color w:val="000000"/>
          <w:lang w:val="es-ES_tradnl" w:eastAsia="es-ES_tradnl"/>
        </w:rPr>
      </w:pPr>
    </w:p>
    <w:p w:rsidR="00671786" w:rsidRDefault="00671786">
      <w:pPr>
        <w:ind w:left="142"/>
        <w:jc w:val="left"/>
        <w:rPr>
          <w:rFonts w:ascii="Proxima Nova" w:hAnsi="Proxima Nova"/>
          <w:color w:val="000000"/>
          <w:lang w:val="es-ES_tradnl" w:eastAsia="es-ES_tradnl"/>
        </w:rPr>
      </w:pPr>
    </w:p>
    <w:p w:rsidR="008F228A" w:rsidRDefault="00416A47">
      <w:pPr>
        <w:ind w:left="142"/>
        <w:rPr>
          <w:rFonts w:ascii="Proxima Nova" w:hAnsi="Proxima Nova"/>
          <w:b/>
          <w:i/>
        </w:rPr>
      </w:pPr>
      <w:r w:rsidRPr="00416A47">
        <w:rPr>
          <w:rFonts w:ascii="Proxima Nova" w:hAnsi="Proxima Nova"/>
          <w:b/>
          <w:i/>
        </w:rPr>
        <w:t>Factorización de matrices</w:t>
      </w:r>
    </w:p>
    <w:p w:rsidR="00671786" w:rsidRDefault="00671786">
      <w:pPr>
        <w:rPr>
          <w:lang w:val="es-ES_tradnl"/>
        </w:rPr>
      </w:pPr>
    </w:p>
    <w:p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xml:space="preserve">, dividiendo la matriz inicial en productos de diferentes </w:t>
      </w:r>
      <w:commentRangeStart w:id="164"/>
      <w:r>
        <w:rPr>
          <w:lang w:val="es-ES_tradnl"/>
        </w:rPr>
        <w:t>matrices</w:t>
      </w:r>
      <w:commentRangeEnd w:id="164"/>
      <w:r w:rsidR="004B26DC">
        <w:rPr>
          <w:rStyle w:val="Refdecomentario"/>
        </w:rPr>
        <w:commentReference w:id="164"/>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rsidR="00671786" w:rsidRDefault="00671786">
      <w:pPr>
        <w:rPr>
          <w:lang w:val="es-ES_tradnl"/>
        </w:rPr>
      </w:pPr>
    </w:p>
    <w:p w:rsidR="00671786" w:rsidRDefault="00416A47">
      <w:pPr>
        <w:ind w:firstLine="284"/>
        <w:rPr>
          <w:lang w:val="es-ES_tradnl"/>
        </w:rPr>
      </w:pPr>
      <w:r w:rsidRPr="00416A47">
        <w:rPr>
          <w:lang w:val="es-ES_tradnl"/>
        </w:rPr>
        <w:t>Hay diferentes variantes de algoritmos para obtener la factorización de matrices como pLSA</w:t>
      </w:r>
      <w:r w:rsidR="008245C8">
        <w:rPr>
          <w:lang w:val="es-ES_tradnl"/>
        </w:rPr>
        <w:t xml:space="preserve"> </w:t>
      </w:r>
      <w:r>
        <w:rPr>
          <w:lang w:val="es-ES_tradnl"/>
        </w:rPr>
        <w:t>(</w:t>
      </w:r>
      <w:r w:rsidRPr="00416A47">
        <w:rPr>
          <w:lang w:val="es-ES_tradnl"/>
        </w:rPr>
        <w:t>probabilistic Latent Semantic Analysis</w:t>
      </w:r>
      <w:r>
        <w:rPr>
          <w:lang w:val="es-ES_tradnl"/>
        </w:rPr>
        <w:t>), SVD (</w:t>
      </w:r>
      <w:r w:rsidRPr="00416A47">
        <w:rPr>
          <w:lang w:val="es-ES_tradnl"/>
        </w:rPr>
        <w:t>Singular Value Decomposition</w:t>
      </w:r>
      <w:r>
        <w:rPr>
          <w:lang w:val="es-ES_tradnl"/>
        </w:rPr>
        <w:t>), SVDN</w:t>
      </w:r>
      <w:r w:rsidR="005A401E">
        <w:rPr>
          <w:lang w:val="es-ES_tradnl"/>
        </w:rPr>
        <w:t xml:space="preserve"> </w:t>
      </w:r>
      <w:r>
        <w:rPr>
          <w:lang w:val="es-ES_tradnl"/>
        </w:rPr>
        <w:t>(</w:t>
      </w:r>
      <w:r w:rsidRPr="00416A47">
        <w:rPr>
          <w:lang w:val="es-ES_tradnl"/>
        </w:rPr>
        <w:t>SVD no-empty entries</w:t>
      </w:r>
      <w:r>
        <w:rPr>
          <w:lang w:val="es-ES_tradnl"/>
        </w:rPr>
        <w:t>), HSVDN</w:t>
      </w:r>
      <w:r w:rsidR="00067455">
        <w:rPr>
          <w:lang w:val="es-ES_tradnl"/>
        </w:rPr>
        <w:t xml:space="preserve"> </w:t>
      </w:r>
      <w:r>
        <w:rPr>
          <w:lang w:val="es-ES_tradnl"/>
        </w:rPr>
        <w:t>(</w:t>
      </w:r>
      <w:r w:rsidRPr="00416A47">
        <w:rPr>
          <w:lang w:val="es-ES_tradnl"/>
        </w:rPr>
        <w:t>SVD with Hypergraph transformation</w:t>
      </w:r>
      <w:r>
        <w:rPr>
          <w:lang w:val="es-ES_tradnl"/>
        </w:rPr>
        <w:t>).</w:t>
      </w:r>
      <w:r w:rsidR="001F706F">
        <w:rPr>
          <w:lang w:val="es-ES_tradnl"/>
        </w:rPr>
        <w:t xml:space="preserve"> </w:t>
      </w:r>
      <w:r w:rsidRPr="00416A47">
        <w:rPr>
          <w:lang w:val="es-ES_tradnl"/>
        </w:rPr>
        <w:t xml:space="preserve"> </w:t>
      </w:r>
    </w:p>
    <w:p w:rsidR="00671786" w:rsidRDefault="00671786" w:rsidP="000F1E94">
      <w:pPr>
        <w:jc w:val="left"/>
        <w:rPr>
          <w:rFonts w:ascii="Proxima Nova" w:hAnsi="Proxima Nova"/>
          <w:color w:val="000000"/>
          <w:lang w:val="es-ES_tradnl" w:eastAsia="es-ES_tradnl"/>
        </w:rPr>
      </w:pPr>
    </w:p>
    <w:p w:rsidR="002E1F42" w:rsidRDefault="008F228A" w:rsidP="00E1464F">
      <w:pPr>
        <w:pStyle w:val="Ttulo3"/>
        <w:ind w:left="709" w:hanging="709"/>
      </w:pPr>
      <w:bookmarkStart w:id="165" w:name="_Toc471826475"/>
      <w:r>
        <w:lastRenderedPageBreak/>
        <w:t>Algoritmos generales</w:t>
      </w:r>
      <w:bookmarkEnd w:id="165"/>
    </w:p>
    <w:p w:rsidR="00671786" w:rsidRDefault="00671786"/>
    <w:p w:rsidR="00671786" w:rsidRDefault="00F52A13">
      <w:r>
        <w:t xml:space="preserve">Los algoritmos </w:t>
      </w:r>
      <w:r w:rsidR="00AE3C9B">
        <w:t xml:space="preserve">base o </w:t>
      </w:r>
      <w:r>
        <w:t>generales</w:t>
      </w:r>
      <w:r w:rsidR="00AE3C9B">
        <w:t xml:space="preserve"> (</w:t>
      </w:r>
      <w:r w:rsidR="00416A47" w:rsidRPr="00416A47">
        <w:rPr>
          <w:i/>
        </w:rPr>
        <w:t>baseline</w:t>
      </w:r>
      <w:r w:rsidR="00AE3C9B">
        <w:t>)</w:t>
      </w:r>
      <w:r>
        <w:t xml:space="preserve"> no ofrecen recomendaciones personalizada</w:t>
      </w:r>
      <w:r w:rsidR="00AE3C9B">
        <w:t>s</w:t>
      </w:r>
      <w:r>
        <w:t>, pues no tienen en cuenta ningún dato acerca de los usuarios.</w:t>
      </w:r>
    </w:p>
    <w:p w:rsidR="00671786" w:rsidRDefault="00671786"/>
    <w:p w:rsidR="00671786" w:rsidRDefault="00F52A13">
      <w:r>
        <w:rPr>
          <w:b/>
          <w:i/>
        </w:rPr>
        <w:t>Popularidad</w:t>
      </w:r>
    </w:p>
    <w:p w:rsidR="00671786" w:rsidRDefault="00671786"/>
    <w:p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rsidR="00671786" w:rsidRDefault="00671786"/>
    <w:p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rsidR="00671786" w:rsidRDefault="00671786"/>
    <w:p w:rsidR="00671786" w:rsidRDefault="00F52A13">
      <w:pPr>
        <w:rPr>
          <w:i/>
        </w:rPr>
      </w:pPr>
      <w:r>
        <w:rPr>
          <w:b/>
          <w:i/>
        </w:rPr>
        <w:t>Random</w:t>
      </w:r>
    </w:p>
    <w:p w:rsidR="00671786" w:rsidRDefault="00671786"/>
    <w:p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rsidR="000F1E94" w:rsidRPr="000E5BE8" w:rsidRDefault="000F1E94" w:rsidP="00345D0F">
      <w:pPr>
        <w:autoSpaceDE w:val="0"/>
        <w:autoSpaceDN w:val="0"/>
        <w:adjustRightInd w:val="0"/>
        <w:ind w:right="-33"/>
        <w:rPr>
          <w:rFonts w:ascii="cmr12" w:hAnsi="cmr12" w:cs="cmr12"/>
          <w:lang w:val="es-ES_tradnl"/>
        </w:rPr>
      </w:pPr>
    </w:p>
    <w:p w:rsidR="00020D19" w:rsidRDefault="00020D19" w:rsidP="009B1975">
      <w:pPr>
        <w:rPr>
          <w:lang w:val="es-ES_tradnl" w:eastAsia="es-ES_tradnl"/>
        </w:rPr>
      </w:pPr>
      <w:bookmarkStart w:id="166" w:name="_Toc141673841"/>
      <w:bookmarkStart w:id="167" w:name="_Toc141695056"/>
      <w:bookmarkStart w:id="168" w:name="_Toc141698101"/>
      <w:bookmarkStart w:id="169" w:name="_Toc141698280"/>
      <w:bookmarkStart w:id="170" w:name="_Toc141673842"/>
      <w:bookmarkStart w:id="171" w:name="_Toc141695057"/>
      <w:bookmarkStart w:id="172" w:name="_Toc141698102"/>
      <w:bookmarkStart w:id="173" w:name="_Toc141698281"/>
      <w:bookmarkStart w:id="174" w:name="_Toc141673843"/>
      <w:bookmarkStart w:id="175" w:name="_Toc141695058"/>
      <w:bookmarkStart w:id="176" w:name="_Toc141698103"/>
      <w:bookmarkStart w:id="177" w:name="_Toc141698282"/>
      <w:bookmarkStart w:id="178" w:name="_Toc141673855"/>
      <w:bookmarkEnd w:id="166"/>
      <w:bookmarkEnd w:id="167"/>
      <w:bookmarkEnd w:id="168"/>
      <w:bookmarkEnd w:id="169"/>
      <w:bookmarkEnd w:id="170"/>
      <w:bookmarkEnd w:id="171"/>
      <w:bookmarkEnd w:id="172"/>
      <w:bookmarkEnd w:id="173"/>
      <w:bookmarkEnd w:id="174"/>
      <w:bookmarkEnd w:id="175"/>
      <w:bookmarkEnd w:id="176"/>
      <w:bookmarkEnd w:id="177"/>
      <w:bookmarkEnd w:id="178"/>
    </w:p>
    <w:p w:rsidR="00782C69" w:rsidRPr="00782C69" w:rsidRDefault="009B1975" w:rsidP="000F1E94">
      <w:pPr>
        <w:pStyle w:val="Ttulo2"/>
      </w:pPr>
      <w:bookmarkStart w:id="179" w:name="_Normalización_de_ratings"/>
      <w:bookmarkStart w:id="180" w:name="_Normalización_de_ratings_1"/>
      <w:bookmarkStart w:id="181" w:name="_Toc471826476"/>
      <w:bookmarkStart w:id="182" w:name="_Ref472266579"/>
      <w:bookmarkStart w:id="183" w:name="_Ref472266594"/>
      <w:bookmarkEnd w:id="179"/>
      <w:bookmarkEnd w:id="180"/>
      <w:r w:rsidRPr="000F1E94">
        <w:t>Normalización</w:t>
      </w:r>
      <w:r>
        <w:t xml:space="preserve"> de ratings</w:t>
      </w:r>
      <w:bookmarkEnd w:id="181"/>
      <w:bookmarkEnd w:id="182"/>
      <w:bookmarkEnd w:id="183"/>
    </w:p>
    <w:p w:rsidR="00E3011D" w:rsidRPr="00E3011D" w:rsidRDefault="00E3011D" w:rsidP="00E3011D">
      <w:pPr>
        <w:jc w:val="left"/>
        <w:rPr>
          <w:lang w:val="es-ES_tradnl" w:eastAsia="es-ES_tradnl"/>
        </w:rPr>
      </w:pPr>
    </w:p>
    <w:p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0C3F29">
        <w:rPr>
          <w:rFonts w:ascii="Proxima Nova" w:hAnsi="Proxima Nova"/>
          <w:color w:val="000000"/>
          <w:lang w:val="es-ES_tradnl" w:eastAsia="es-ES_tradnl"/>
        </w:rPr>
        <w:t xml:space="preserve"> </w:t>
      </w:r>
      <w:r w:rsidR="00FC5C71">
        <w:rPr>
          <w:rFonts w:ascii="Proxima Nova" w:hAnsi="Proxima Nova"/>
          <w:color w:val="000000"/>
          <w:lang w:val="es-ES_tradnl" w:eastAsia="es-ES_tradnl"/>
        </w:rPr>
        <w:fldChar w:fldCharType="begin"/>
      </w:r>
      <w:r w:rsidR="000C3F29">
        <w:rPr>
          <w:rFonts w:ascii="Proxima Nova" w:hAnsi="Proxima Nova"/>
          <w:color w:val="000000"/>
          <w:lang w:val="es-ES_tradnl" w:eastAsia="es-ES_tradnl"/>
        </w:rPr>
        <w:instrText xml:space="preserve"> REF _Ref471825373 \r \h </w:instrText>
      </w:r>
      <w:r w:rsidR="00FC5C71">
        <w:rPr>
          <w:rFonts w:ascii="Proxima Nova" w:hAnsi="Proxima Nova"/>
          <w:color w:val="000000"/>
          <w:lang w:val="es-ES_tradnl" w:eastAsia="es-ES_tradnl"/>
        </w:rPr>
      </w:r>
      <w:r w:rsidR="00FC5C71">
        <w:rPr>
          <w:rFonts w:ascii="Proxima Nova" w:hAnsi="Proxima Nova"/>
          <w:color w:val="000000"/>
          <w:lang w:val="es-ES_tradnl" w:eastAsia="es-ES_tradnl"/>
        </w:rPr>
        <w:fldChar w:fldCharType="separate"/>
      </w:r>
      <w:r w:rsidR="0057226A">
        <w:rPr>
          <w:rFonts w:ascii="Proxima Nova" w:hAnsi="Proxima Nova"/>
          <w:color w:val="000000"/>
          <w:lang w:val="es-ES_tradnl" w:eastAsia="es-ES_tradnl"/>
        </w:rPr>
        <w:t>[7]</w:t>
      </w:r>
      <w:r w:rsidR="00FC5C71">
        <w:rPr>
          <w:rFonts w:ascii="Proxima Nova" w:hAnsi="Proxima Nova"/>
          <w:color w:val="000000"/>
          <w:lang w:val="es-ES_tradnl" w:eastAsia="es-ES_tradnl"/>
        </w:rPr>
        <w:fldChar w:fldCharType="end"/>
      </w:r>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rsidR="00E3011D" w:rsidRPr="00E3011D" w:rsidRDefault="00E3011D" w:rsidP="00E3011D">
      <w:pPr>
        <w:jc w:val="left"/>
        <w:rPr>
          <w:lang w:val="es-ES_tradnl" w:eastAsia="es-ES_tradnl"/>
        </w:rPr>
      </w:pPr>
    </w:p>
    <w:p w:rsidR="00E3011D" w:rsidRDefault="00E3011D" w:rsidP="007C20BF">
      <w:pPr>
        <w:numPr>
          <w:ilvl w:val="0"/>
          <w:numId w:val="13"/>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Mean-Centering</w:t>
      </w:r>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rsidR="005023BF" w:rsidRDefault="005023BF" w:rsidP="005023BF">
      <w:pPr>
        <w:jc w:val="center"/>
        <w:textAlignment w:val="baseline"/>
        <w:rPr>
          <w:rFonts w:ascii="Proxima Nova" w:hAnsi="Proxima Nova"/>
          <w:color w:val="FF0000"/>
          <w:lang w:val="es-ES_tradnl" w:eastAsia="es-ES_tradnl"/>
        </w:rPr>
      </w:pPr>
    </w:p>
    <w:p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rPr>
        <w:drawing>
          <wp:inline distT="0" distB="0" distL="0" distR="0">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5056" cy="712939"/>
                    </a:xfrm>
                    <a:prstGeom prst="rect">
                      <a:avLst/>
                    </a:prstGeom>
                  </pic:spPr>
                </pic:pic>
              </a:graphicData>
            </a:graphic>
          </wp:inline>
        </w:drawing>
      </w:r>
    </w:p>
    <w:p w:rsidR="009A477B" w:rsidRDefault="009A477B" w:rsidP="005023BF">
      <w:pPr>
        <w:jc w:val="center"/>
        <w:textAlignment w:val="baseline"/>
        <w:rPr>
          <w:rFonts w:ascii="Proxima Nova" w:hAnsi="Proxima Nova"/>
          <w:color w:val="FF0000"/>
          <w:lang w:val="es-ES_tradnl" w:eastAsia="es-ES_tradnl"/>
        </w:rPr>
      </w:pPr>
    </w:p>
    <w:p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r w:rsidRPr="009A477B">
        <w:rPr>
          <w:rFonts w:hint="eastAsia"/>
          <w:lang w:val="es-ES_tradnl" w:eastAsia="es-ES_tradnl"/>
        </w:rPr>
        <w:t>ítem</w:t>
      </w:r>
      <w:r>
        <w:rPr>
          <w:lang w:val="es-ES_tradnl" w:eastAsia="es-ES_tradnl"/>
        </w:rPr>
        <w:t>s</w:t>
      </w:r>
      <w:r w:rsidRPr="009A477B">
        <w:rPr>
          <w:lang w:val="es-ES_tradnl" w:eastAsia="es-ES_tradnl"/>
        </w:rPr>
        <w:t xml:space="preserve">: </w:t>
      </w:r>
    </w:p>
    <w:p w:rsidR="009A477B" w:rsidRPr="00E3011D" w:rsidRDefault="00E7147B" w:rsidP="00E7147B">
      <w:pPr>
        <w:spacing w:after="240"/>
        <w:jc w:val="center"/>
        <w:rPr>
          <w:lang w:val="es-ES_tradnl" w:eastAsia="es-ES_tradnl"/>
        </w:rPr>
      </w:pPr>
      <w:r>
        <w:rPr>
          <w:rFonts w:ascii="Proxima Nova" w:hAnsi="Proxima Nova"/>
          <w:noProof/>
          <w:color w:val="FF0000"/>
        </w:rPr>
        <w:drawing>
          <wp:inline distT="0" distB="0" distL="0" distR="0">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58274" cy="785591"/>
                    </a:xfrm>
                    <a:prstGeom prst="rect">
                      <a:avLst/>
                    </a:prstGeom>
                  </pic:spPr>
                </pic:pic>
              </a:graphicData>
            </a:graphic>
          </wp:inline>
        </w:drawing>
      </w:r>
    </w:p>
    <w:p w:rsidR="001901E7" w:rsidRPr="001901E7" w:rsidRDefault="00E3011D" w:rsidP="007C20BF">
      <w:pPr>
        <w:numPr>
          <w:ilvl w:val="0"/>
          <w:numId w:val="14"/>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mean-centering se eliminan estas desviaciones tomando únicamente la media.</w:t>
      </w:r>
    </w:p>
    <w:p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mean-centering del usuario entre la desviación típica de los ratings</w:t>
      </w:r>
      <w:r w:rsidR="006F19C0">
        <w:rPr>
          <w:rFonts w:ascii="Proxima Nova" w:hAnsi="Proxima Nova"/>
          <w:color w:val="000000"/>
          <w:lang w:val="es-ES_tradnl" w:eastAsia="es-ES_tradnl"/>
        </w:rPr>
        <w:t>:</w:t>
      </w:r>
    </w:p>
    <w:p w:rsidR="00BF1D71" w:rsidRDefault="00BF1D71" w:rsidP="002666EF">
      <w:pPr>
        <w:ind w:left="851" w:firstLine="425"/>
        <w:rPr>
          <w:rFonts w:ascii="Proxima Nova" w:hAnsi="Proxima Nova"/>
          <w:color w:val="000000"/>
          <w:lang w:val="es-ES_tradnl" w:eastAsia="es-ES_tradnl"/>
        </w:rPr>
      </w:pPr>
    </w:p>
    <w:p w:rsidR="00BF1D71" w:rsidRDefault="00BF1D71" w:rsidP="00BF1D71">
      <w:pPr>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39820" cy="644678"/>
                    </a:xfrm>
                    <a:prstGeom prst="rect">
                      <a:avLst/>
                    </a:prstGeom>
                  </pic:spPr>
                </pic:pic>
              </a:graphicData>
            </a:graphic>
          </wp:inline>
        </w:drawing>
      </w:r>
    </w:p>
    <w:p w:rsidR="00DE0934" w:rsidRDefault="00DE0934" w:rsidP="001901E7">
      <w:pPr>
        <w:ind w:left="851" w:firstLine="284"/>
        <w:rPr>
          <w:rFonts w:ascii="Proxima Nova" w:hAnsi="Proxima Nova"/>
          <w:color w:val="000000"/>
          <w:lang w:val="es-ES_tradnl" w:eastAsia="es-ES_tradnl"/>
        </w:rPr>
      </w:pPr>
    </w:p>
    <w:p w:rsidR="009A477B" w:rsidRPr="004174C8" w:rsidRDefault="009A477B" w:rsidP="009A477B">
      <w:pPr>
        <w:spacing w:after="240"/>
        <w:ind w:left="851" w:firstLine="283"/>
        <w:jc w:val="left"/>
        <w:rPr>
          <w:lang w:val="en-US" w:eastAsia="es-ES_tradnl"/>
        </w:rPr>
      </w:pPr>
      <w:r w:rsidRPr="004174C8">
        <w:rPr>
          <w:lang w:val="en-US" w:eastAsia="es-ES_tradnl"/>
        </w:rPr>
        <w:t>Para ítems:</w:t>
      </w:r>
    </w:p>
    <w:p w:rsidR="009A477B" w:rsidRDefault="00E7147B" w:rsidP="00DE0934">
      <w:pPr>
        <w:spacing w:after="240"/>
        <w:jc w:val="center"/>
        <w:rPr>
          <w:lang w:val="es-ES_tradnl" w:eastAsia="es-ES_tradnl"/>
        </w:rPr>
      </w:pPr>
      <w:r>
        <w:rPr>
          <w:noProof/>
        </w:rPr>
        <w:drawing>
          <wp:inline distT="0" distB="0" distL="0" distR="0">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34622" cy="727232"/>
                    </a:xfrm>
                    <a:prstGeom prst="rect">
                      <a:avLst/>
                    </a:prstGeom>
                  </pic:spPr>
                </pic:pic>
              </a:graphicData>
            </a:graphic>
          </wp:inline>
        </w:drawing>
      </w:r>
    </w:p>
    <w:p w:rsidR="009A477B" w:rsidRPr="00E3011D" w:rsidRDefault="009A477B" w:rsidP="00DE0934">
      <w:pPr>
        <w:spacing w:after="240"/>
        <w:jc w:val="center"/>
        <w:rPr>
          <w:lang w:val="es-ES_tradnl" w:eastAsia="es-ES_tradnl"/>
        </w:rPr>
      </w:pPr>
    </w:p>
    <w:p w:rsidR="00E3011D" w:rsidRDefault="00E3011D" w:rsidP="000F1E94">
      <w:pPr>
        <w:pStyle w:val="Ttulo2"/>
      </w:pPr>
      <w:bookmarkStart w:id="184" w:name="_Toc471826477"/>
      <w:r w:rsidRPr="000F1E94">
        <w:t>Selección</w:t>
      </w:r>
      <w:r w:rsidRPr="007C2D90">
        <w:t xml:space="preserve"> de vecinos</w:t>
      </w:r>
      <w:bookmarkEnd w:id="184"/>
    </w:p>
    <w:p w:rsidR="00E3011D" w:rsidRPr="00E3011D" w:rsidRDefault="00E3011D" w:rsidP="00E3011D">
      <w:pPr>
        <w:jc w:val="left"/>
        <w:rPr>
          <w:lang w:val="es-ES_tradnl" w:eastAsia="es-ES_tradnl"/>
        </w:rPr>
      </w:pPr>
    </w:p>
    <w:p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0C3F29">
        <w:t xml:space="preserve"> </w:t>
      </w:r>
      <w:r w:rsidR="00FC5C71">
        <w:fldChar w:fldCharType="begin"/>
      </w:r>
      <w:r w:rsidR="000C3F29">
        <w:instrText xml:space="preserve"> REF _Ref471825373 \r \h </w:instrText>
      </w:r>
      <w:r w:rsidR="00FC5C71">
        <w:fldChar w:fldCharType="separate"/>
      </w:r>
      <w:r w:rsidR="0057226A">
        <w:t>[7]</w:t>
      </w:r>
      <w:r w:rsidR="00FC5C71">
        <w:fldChar w:fldCharType="end"/>
      </w:r>
      <w:r w:rsidRPr="00E3011D">
        <w:rPr>
          <w:rFonts w:ascii="Proxima Nova" w:hAnsi="Proxima Nova"/>
          <w:color w:val="000000"/>
          <w:lang w:val="es-ES_tradnl" w:eastAsia="es-ES_tradnl"/>
        </w:rPr>
        <w:t>. La selección de los vecinos se lleva a cabo en dos pasos:</w:t>
      </w:r>
    </w:p>
    <w:p w:rsidR="00BF1D71" w:rsidRPr="00E3011D" w:rsidRDefault="00BF1D71" w:rsidP="00E3011D">
      <w:pPr>
        <w:rPr>
          <w:lang w:val="es-ES_tradnl" w:eastAsia="es-ES_tradnl"/>
        </w:rPr>
      </w:pPr>
    </w:p>
    <w:p w:rsidR="00E3011D" w:rsidRPr="00E3011D" w:rsidRDefault="00D70A17" w:rsidP="007C20BF">
      <w:pPr>
        <w:numPr>
          <w:ilvl w:val="0"/>
          <w:numId w:val="15"/>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rsidR="00E3011D" w:rsidRDefault="00E3011D" w:rsidP="007C20BF">
      <w:pPr>
        <w:numPr>
          <w:ilvl w:val="0"/>
          <w:numId w:val="15"/>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rsidR="00020D19" w:rsidRPr="00E3011D" w:rsidRDefault="00020D19" w:rsidP="00020D19">
      <w:pPr>
        <w:ind w:left="720"/>
        <w:textAlignment w:val="baseline"/>
        <w:rPr>
          <w:rFonts w:ascii="Proxima Nova" w:hAnsi="Proxima Nova"/>
          <w:color w:val="000000"/>
          <w:lang w:val="es-ES_tradnl" w:eastAsia="es-ES_tradnl"/>
        </w:rPr>
      </w:pPr>
    </w:p>
    <w:p w:rsidR="00E3011D" w:rsidRPr="00E3011D" w:rsidRDefault="00E3011D" w:rsidP="00E3011D">
      <w:pPr>
        <w:jc w:val="left"/>
        <w:rPr>
          <w:lang w:val="es-ES_tradnl" w:eastAsia="es-ES_tradnl"/>
        </w:rPr>
      </w:pPr>
    </w:p>
    <w:p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rsidR="00E3011D" w:rsidRPr="00E3011D" w:rsidRDefault="00E3011D" w:rsidP="00E3011D">
      <w:pPr>
        <w:jc w:val="left"/>
        <w:rPr>
          <w:lang w:val="es-ES_tradnl" w:eastAsia="es-ES_tradnl"/>
        </w:rPr>
      </w:pPr>
    </w:p>
    <w:p w:rsidR="00E3011D" w:rsidRDefault="00E3011D" w:rsidP="007C20BF">
      <w:pPr>
        <w:numPr>
          <w:ilvl w:val="0"/>
          <w:numId w:val="16"/>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ins w:id="185" w:author="Alejandro Bellogín" w:date="2017-01-16T15:11:00Z">
        <w:r w:rsidR="003B4DD0">
          <w:rPr>
            <w:rFonts w:ascii="Proxima Nova" w:hAnsi="Proxima Nova"/>
            <w:color w:val="000000"/>
            <w:lang w:val="es-ES_tradnl" w:eastAsia="es-ES_tradnl"/>
          </w:rPr>
          <w:t xml:space="preserve"> (ya que, para recomendar un ítem, es necesario que al menos un vecino lo haya puntuado)</w:t>
        </w:r>
      </w:ins>
      <w:r w:rsidRPr="00E3011D">
        <w:rPr>
          <w:rFonts w:ascii="Proxima Nova" w:hAnsi="Proxima Nova"/>
          <w:color w:val="000000"/>
          <w:lang w:val="es-ES_tradnl" w:eastAsia="es-ES_tradnl"/>
        </w:rPr>
        <w:t>.</w:t>
      </w:r>
    </w:p>
    <w:p w:rsidR="0066166F" w:rsidRDefault="0066166F" w:rsidP="0066166F">
      <w:pPr>
        <w:textAlignment w:val="baseline"/>
        <w:rPr>
          <w:rFonts w:ascii="Proxima Nova" w:hAnsi="Proxima Nova"/>
          <w:color w:val="000000"/>
          <w:lang w:val="es-ES_tradnl" w:eastAsia="es-ES_tradnl"/>
        </w:rPr>
      </w:pPr>
    </w:p>
    <w:p w:rsidR="00F5572E" w:rsidRDefault="0066166F" w:rsidP="00F5572E">
      <w:pPr>
        <w:keepNext/>
        <w:jc w:val="center"/>
        <w:textAlignment w:val="baseline"/>
      </w:pPr>
      <w:r>
        <w:rPr>
          <w:rFonts w:ascii="Proxima Nova" w:hAnsi="Proxima Nova"/>
          <w:noProof/>
          <w:color w:val="000000"/>
        </w:rPr>
        <w:lastRenderedPageBreak/>
        <w:drawing>
          <wp:inline distT="0" distB="0" distL="0" distR="0">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887220"/>
                    </a:xfrm>
                    <a:prstGeom prst="rect">
                      <a:avLst/>
                    </a:prstGeom>
                    <a:ln>
                      <a:solidFill>
                        <a:schemeClr val="tx1"/>
                      </a:solidFill>
                    </a:ln>
                  </pic:spPr>
                </pic:pic>
              </a:graphicData>
            </a:graphic>
          </wp:inline>
        </w:drawing>
      </w:r>
    </w:p>
    <w:p w:rsidR="00921EEE" w:rsidRPr="00445F05" w:rsidRDefault="00F5572E" w:rsidP="00F5572E">
      <w:pPr>
        <w:pStyle w:val="Epgrafe"/>
        <w:rPr>
          <w:rFonts w:ascii="Proxima Nova" w:hAnsi="Proxima Nova"/>
          <w:color w:val="000000"/>
          <w:lang w:val="es-ES_tradnl" w:eastAsia="es-ES_tradnl"/>
        </w:rPr>
      </w:pPr>
      <w:bookmarkStart w:id="186" w:name="_Toc471825594"/>
      <w:r w:rsidRPr="00445F05">
        <w:t xml:space="preserve">Figura </w:t>
      </w:r>
      <w:fldSimple w:instr=" SEQ Figura \* ARABIC ">
        <w:r w:rsidR="00931856">
          <w:rPr>
            <w:noProof/>
          </w:rPr>
          <w:t>2</w:t>
        </w:r>
      </w:fldSimple>
      <w:r w:rsidRPr="00445F05">
        <w:t xml:space="preserve">. </w:t>
      </w:r>
      <w:commentRangeStart w:id="187"/>
      <w:r w:rsidRPr="00445F05">
        <w:rPr>
          <w:noProof/>
        </w:rPr>
        <w:t>Elección</w:t>
      </w:r>
      <w:commentRangeEnd w:id="187"/>
      <w:r w:rsidR="003B4DD0">
        <w:rPr>
          <w:rStyle w:val="Refdecomentario"/>
          <w:b w:val="0"/>
        </w:rPr>
        <w:commentReference w:id="187"/>
      </w:r>
      <w:r w:rsidRPr="00445F05">
        <w:rPr>
          <w:noProof/>
        </w:rPr>
        <w:t xml:space="preserve"> de vecinos</w:t>
      </w:r>
      <w:bookmarkEnd w:id="186"/>
    </w:p>
    <w:p w:rsidR="00E3011D" w:rsidRPr="00E3011D" w:rsidRDefault="00E3011D" w:rsidP="00E3011D">
      <w:pPr>
        <w:jc w:val="left"/>
        <w:rPr>
          <w:lang w:val="es-ES_tradnl" w:eastAsia="es-ES_tradnl"/>
        </w:rPr>
      </w:pPr>
    </w:p>
    <w:p w:rsidR="00E3011D" w:rsidRPr="00E3011D" w:rsidRDefault="00E3011D" w:rsidP="007C20BF">
      <w:pPr>
        <w:numPr>
          <w:ilvl w:val="0"/>
          <w:numId w:val="17"/>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Threshold</w:t>
      </w:r>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un número fijo de vecinos (N), 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 establece un umbral,</w:t>
      </w:r>
      <w:r w:rsidRPr="00E3011D">
        <w:rPr>
          <w:rFonts w:ascii="Proxima Nova" w:hAnsi="Proxima Nova"/>
          <w:color w:val="000000"/>
          <w:lang w:val="es-ES_tradnl" w:eastAsia="es-ES_tradnl"/>
        </w:rPr>
        <w:t xml:space="preserve"> el cual deben superar los valores de las similitudes.</w:t>
      </w:r>
    </w:p>
    <w:p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rsidR="00E3011D" w:rsidRPr="00E3011D" w:rsidRDefault="00E3011D" w:rsidP="00E3011D">
      <w:pPr>
        <w:jc w:val="left"/>
        <w:rPr>
          <w:lang w:val="es-ES_tradnl" w:eastAsia="es-ES_tradnl"/>
        </w:rPr>
      </w:pPr>
    </w:p>
    <w:p w:rsidR="00E3011D" w:rsidRPr="00E3011D" w:rsidRDefault="00E3011D" w:rsidP="007C20BF">
      <w:pPr>
        <w:numPr>
          <w:ilvl w:val="0"/>
          <w:numId w:val="18"/>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Negative filtering</w:t>
      </w:r>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rsidR="00DA7E6D" w:rsidRPr="00DA7E6D" w:rsidRDefault="00DA7E6D" w:rsidP="00DA7E6D">
      <w:pPr>
        <w:ind w:left="709" w:firstLine="425"/>
        <w:rPr>
          <w:rFonts w:ascii="Proxima Nova" w:hAnsi="Proxima Nova"/>
          <w:color w:val="000000"/>
          <w:lang w:val="es-ES_tradnl" w:eastAsia="es-ES_tradnl"/>
        </w:rPr>
      </w:pPr>
    </w:p>
    <w:p w:rsidR="00DA7E6D" w:rsidRDefault="00DA7E6D" w:rsidP="00DA7E6D">
      <w:pPr>
        <w:pStyle w:val="Ttulo2"/>
      </w:pPr>
      <w:bookmarkStart w:id="188" w:name="_Toc471826478"/>
      <w:r w:rsidRPr="000F1E94">
        <w:t>Comparación</w:t>
      </w:r>
      <w:r w:rsidRPr="002E1F42">
        <w:t xml:space="preserve"> e</w:t>
      </w:r>
      <w:r>
        <w:t>ntre User KNN e Item KNN</w:t>
      </w:r>
      <w:bookmarkEnd w:id="188"/>
    </w:p>
    <w:p w:rsidR="00DA7E6D" w:rsidRPr="00074D79" w:rsidRDefault="00DA7E6D" w:rsidP="00DA7E6D">
      <w:pPr>
        <w:jc w:val="left"/>
        <w:rPr>
          <w:lang w:val="es-ES_tradnl" w:eastAsia="es-ES_tradnl"/>
        </w:rPr>
      </w:pPr>
    </w:p>
    <w:p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rsidR="00DA7E6D" w:rsidRDefault="00DA7E6D" w:rsidP="00DA7E6D">
      <w:pPr>
        <w:rPr>
          <w:rFonts w:ascii="Proxima Nova" w:hAnsi="Proxima Nova"/>
          <w:color w:val="000000"/>
          <w:lang w:val="es-ES_tradnl" w:eastAsia="es-ES_tradnl"/>
        </w:rPr>
      </w:pPr>
    </w:p>
    <w:p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epende del ratio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rsidR="00802651" w:rsidRDefault="00802651" w:rsidP="00DA7E6D">
      <w:pPr>
        <w:rPr>
          <w:lang w:val="es-ES_tradnl" w:eastAsia="es-ES_tradnl"/>
        </w:rPr>
      </w:pPr>
    </w:p>
    <w:p w:rsidR="00DA7E6D" w:rsidRPr="00074D79" w:rsidRDefault="00DA7E6D" w:rsidP="00DA7E6D">
      <w:pPr>
        <w:rPr>
          <w:lang w:val="es-ES_tradnl" w:eastAsia="es-ES_tradnl"/>
        </w:rPr>
      </w:pPr>
    </w:p>
    <w:p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rsidR="00DA7E6D" w:rsidRDefault="00DA7E6D" w:rsidP="00DA7E6D">
      <w:pPr>
        <w:rPr>
          <w:rFonts w:ascii="Proxima Nova" w:hAnsi="Proxima Nova"/>
          <w:color w:val="000000"/>
          <w:lang w:val="es-ES_tradnl" w:eastAsia="es-ES_tradnl"/>
        </w:rPr>
      </w:pPr>
    </w:p>
    <w:p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anto la memoria utilizada por un recomendador como el coste computacional dependen del ratio usuarios/ítems.</w:t>
      </w:r>
    </w:p>
    <w:p w:rsidR="00DA7E6D" w:rsidRPr="001C1EAB" w:rsidRDefault="00DA7E6D" w:rsidP="00DA7E6D">
      <w:pPr>
        <w:rPr>
          <w:rFonts w:ascii="Proxima Nova" w:hAnsi="Proxima Nova"/>
          <w:color w:val="000000"/>
          <w:lang w:val="es-ES_tradnl" w:eastAsia="es-ES_tradnl"/>
        </w:rPr>
      </w:pPr>
    </w:p>
    <w:p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rsidR="00DA7E6D" w:rsidRPr="00074D79" w:rsidRDefault="00DA7E6D" w:rsidP="00DA7E6D">
      <w:pPr>
        <w:jc w:val="left"/>
        <w:rPr>
          <w:lang w:val="es-ES_tradnl" w:eastAsia="es-ES_tradnl"/>
        </w:rPr>
      </w:pPr>
    </w:p>
    <w:p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rsidR="00802651" w:rsidRPr="00802651" w:rsidRDefault="00802651" w:rsidP="00802651">
      <w:pPr>
        <w:ind w:firstLine="426"/>
        <w:rPr>
          <w:rFonts w:ascii="Proxima Nova" w:hAnsi="Proxima Nova"/>
          <w:color w:val="000000"/>
          <w:lang w:val="es-ES_tradnl" w:eastAsia="es-ES_tradnl"/>
        </w:rPr>
      </w:pPr>
    </w:p>
    <w:p w:rsidR="00DA7E6D" w:rsidRPr="00074D79" w:rsidRDefault="00DA7E6D" w:rsidP="00DA7E6D">
      <w:pPr>
        <w:jc w:val="left"/>
        <w:rPr>
          <w:lang w:val="es-ES_tradnl" w:eastAsia="es-ES_tradnl"/>
        </w:rPr>
      </w:pPr>
    </w:p>
    <w:p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rsidR="00DA7E6D" w:rsidRDefault="00DA7E6D" w:rsidP="00DA7E6D">
      <w:pPr>
        <w:rPr>
          <w:rFonts w:ascii="Proxima Nova" w:hAnsi="Proxima Nova"/>
          <w:color w:val="000000"/>
          <w:lang w:val="es-ES_tradnl" w:eastAsia="es-ES_tradnl"/>
        </w:rPr>
      </w:pPr>
    </w:p>
    <w:p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rsidR="00DA7E6D" w:rsidRPr="00074D79" w:rsidRDefault="00DA7E6D" w:rsidP="00DA7E6D">
      <w:pPr>
        <w:ind w:firstLine="426"/>
        <w:rPr>
          <w:lang w:val="es-ES_tradnl" w:eastAsia="es-ES_tradnl"/>
        </w:rPr>
      </w:pPr>
    </w:p>
    <w:p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rsidR="00802651" w:rsidRDefault="00802651" w:rsidP="00802651">
      <w:pPr>
        <w:rPr>
          <w:rFonts w:ascii="Proxima Nova" w:hAnsi="Proxima Nova"/>
          <w:color w:val="000000"/>
          <w:lang w:val="es-ES_tradnl" w:eastAsia="es-ES_tradnl"/>
        </w:rPr>
      </w:pPr>
    </w:p>
    <w:p w:rsidR="00802651" w:rsidRDefault="00802651" w:rsidP="00802651">
      <w:pPr>
        <w:pStyle w:val="Ttulo2"/>
        <w:rPr>
          <w:lang w:val="es-ES_tradnl"/>
        </w:rPr>
      </w:pPr>
      <w:bookmarkStart w:id="189" w:name="_Toc471826479"/>
      <w:bookmarkStart w:id="190" w:name="_Ref472276799"/>
      <w:r>
        <w:rPr>
          <w:lang w:val="es-ES_tradnl"/>
        </w:rPr>
        <w:t>Métricas de evaluación</w:t>
      </w:r>
      <w:bookmarkEnd w:id="189"/>
      <w:bookmarkEnd w:id="190"/>
    </w:p>
    <w:p w:rsidR="00802651" w:rsidRDefault="00802651" w:rsidP="00802651">
      <w:pPr>
        <w:rPr>
          <w:lang w:val="es-ES_tradnl"/>
        </w:rPr>
      </w:pPr>
    </w:p>
    <w:p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Mean Squared Erro</w:t>
      </w:r>
      <w:r w:rsidR="009F70D0">
        <w:rPr>
          <w:lang w:val="es-ES_tradnl"/>
        </w:rPr>
        <w:t xml:space="preserve">r) o </w:t>
      </w:r>
      <w:r w:rsidR="00D46EDD">
        <w:rPr>
          <w:lang w:val="es-ES_tradnl"/>
        </w:rPr>
        <w:t>RMSE (Root Mean Squared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w:t>
      </w:r>
      <w:del w:id="191" w:author="Alejandro Bellogín" w:date="2017-01-16T15:13:00Z">
        <w:r w:rsidR="00D46EDD" w:rsidDel="006268B0">
          <w:rPr>
            <w:lang w:val="es-ES_tradnl"/>
          </w:rPr>
          <w:delText>,</w:delText>
        </w:r>
      </w:del>
      <w:r w:rsidR="00D46EDD">
        <w:rPr>
          <w:lang w:val="es-ES_tradnl"/>
        </w:rPr>
        <w:t xml:space="preserve">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ins w:id="192" w:author="Alejandro Bellogín" w:date="2017-01-16T15:14:00Z">
        <w:r w:rsidR="003A1518">
          <w:rPr>
            <w:lang w:val="es-ES_tradnl"/>
          </w:rPr>
          <w:t xml:space="preserve"> basadas en ranking</w:t>
        </w:r>
      </w:ins>
      <w:r w:rsidR="00302ADB">
        <w:rPr>
          <w:lang w:val="es-ES_tradnl"/>
        </w:rPr>
        <w:t>: precisión</w:t>
      </w:r>
      <w:r w:rsidR="00DB1A7E">
        <w:rPr>
          <w:lang w:val="es-ES_tradnl"/>
        </w:rPr>
        <w:t>, recall y n</w:t>
      </w:r>
      <w:r w:rsidR="00302ADB">
        <w:rPr>
          <w:lang w:val="es-ES_tradnl"/>
        </w:rPr>
        <w:t>DCG (</w:t>
      </w:r>
      <w:r w:rsidR="00DB1A7E">
        <w:rPr>
          <w:i/>
          <w:lang w:val="es-ES_tradnl"/>
        </w:rPr>
        <w:t>n</w:t>
      </w:r>
      <w:r w:rsidR="00302ADB">
        <w:rPr>
          <w:i/>
          <w:lang w:val="es-ES_tradnl"/>
        </w:rPr>
        <w:t>ormalised Discounted Cumulative Gain</w:t>
      </w:r>
      <w:r w:rsidR="00302ADB">
        <w:rPr>
          <w:lang w:val="es-ES_tradnl"/>
        </w:rPr>
        <w:t>).</w:t>
      </w:r>
      <w:r w:rsidR="007261FF">
        <w:rPr>
          <w:rFonts w:ascii="Symbol" w:hAnsi="Symbol"/>
          <w:lang w:val="es-ES_tradnl"/>
        </w:rPr>
        <w:t></w:t>
      </w:r>
    </w:p>
    <w:p w:rsidR="002D7B4C" w:rsidRDefault="002D7B4C" w:rsidP="00802651">
      <w:pPr>
        <w:rPr>
          <w:rFonts w:ascii="Symbol" w:hAnsi="Symbol"/>
          <w:lang w:val="es-ES_tradnl"/>
        </w:rPr>
      </w:pPr>
    </w:p>
    <w:p w:rsidR="002D7B4C" w:rsidRDefault="002D7B4C" w:rsidP="002D7B4C">
      <w:pPr>
        <w:jc w:val="center"/>
        <w:rPr>
          <w:rFonts w:ascii="Symbol" w:hAnsi="Symbol"/>
          <w:lang w:val="es-ES_tradnl"/>
        </w:rPr>
      </w:pPr>
      <w:r>
        <w:rPr>
          <w:rFonts w:ascii="Symbol" w:hAnsi="Symbol"/>
          <w:noProof/>
        </w:rPr>
        <w:drawing>
          <wp:inline distT="0" distB="0" distL="0" distR="0">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34759" cy="637602"/>
                    </a:xfrm>
                    <a:prstGeom prst="rect">
                      <a:avLst/>
                    </a:prstGeom>
                  </pic:spPr>
                </pic:pic>
              </a:graphicData>
            </a:graphic>
          </wp:inline>
        </w:drawing>
      </w:r>
    </w:p>
    <w:p w:rsidR="002D7B4C" w:rsidRDefault="002D7B4C" w:rsidP="002D7B4C">
      <w:pPr>
        <w:jc w:val="center"/>
        <w:rPr>
          <w:rFonts w:ascii="Symbol" w:hAnsi="Symbol"/>
          <w:lang w:val="es-ES_tradnl"/>
        </w:rPr>
      </w:pPr>
    </w:p>
    <w:p w:rsidR="002D7B4C" w:rsidRDefault="002D7B4C" w:rsidP="002D7B4C">
      <w:pPr>
        <w:jc w:val="center"/>
        <w:rPr>
          <w:rFonts w:ascii="Symbol" w:hAnsi="Symbol"/>
          <w:lang w:val="es-ES_tradnl"/>
        </w:rPr>
      </w:pPr>
      <w:r>
        <w:rPr>
          <w:rFonts w:ascii="Symbol" w:hAnsi="Symbol"/>
          <w:noProof/>
        </w:rPr>
        <w:drawing>
          <wp:inline distT="0" distB="0" distL="0" distR="0">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81526" cy="667427"/>
                    </a:xfrm>
                    <a:prstGeom prst="rect">
                      <a:avLst/>
                    </a:prstGeom>
                  </pic:spPr>
                </pic:pic>
              </a:graphicData>
            </a:graphic>
          </wp:inline>
        </w:drawing>
      </w:r>
    </w:p>
    <w:p w:rsidR="002D7B4C" w:rsidRDefault="002D7B4C" w:rsidP="002D7B4C">
      <w:pPr>
        <w:jc w:val="center"/>
        <w:rPr>
          <w:rFonts w:ascii="Symbol" w:hAnsi="Symbol"/>
          <w:lang w:val="es-ES_tradnl"/>
        </w:rPr>
      </w:pPr>
    </w:p>
    <w:p w:rsidR="002D7B4C" w:rsidRDefault="002D7B4C" w:rsidP="00802651">
      <w:pPr>
        <w:rPr>
          <w:rFonts w:ascii="Symbol" w:hAnsi="Symbol"/>
          <w:lang w:val="es-ES_tradnl"/>
        </w:rPr>
      </w:pPr>
    </w:p>
    <w:p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w:t>
      </w:r>
      <w:ins w:id="193" w:author="Alejandro Bellogín" w:date="2017-01-16T15:14:00Z">
        <w:r w:rsidR="003A1518">
          <w:rPr>
            <w:lang w:val="es-ES_tradnl"/>
          </w:rPr>
          <w:t xml:space="preserve">se </w:t>
        </w:r>
      </w:ins>
      <w:r>
        <w:rPr>
          <w:lang w:val="es-ES_tradnl"/>
        </w:rPr>
        <w:t xml:space="preserve">obtiene </w:t>
      </w:r>
      <w:ins w:id="194" w:author="Alejandro Bellogín" w:date="2017-01-16T15:14:00Z">
        <w:r w:rsidR="003A1518">
          <w:rPr>
            <w:lang w:val="es-ES_tradnl"/>
          </w:rPr>
          <w:t>a partir d</w:t>
        </w:r>
      </w:ins>
      <w:r>
        <w:rPr>
          <w:lang w:val="es-ES_tradnl"/>
        </w:rPr>
        <w:t>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r w:rsidR="00AE2743">
        <w:rPr>
          <w:i/>
          <w:lang w:val="es-ES_tradnl"/>
        </w:rPr>
        <w:t xml:space="preserve">Recall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rsidR="004F3990" w:rsidRDefault="004F3990" w:rsidP="00AE2743">
      <w:pPr>
        <w:ind w:firstLine="426"/>
        <w:rPr>
          <w:lang w:val="es-ES_tradnl"/>
        </w:rPr>
      </w:pPr>
    </w:p>
    <w:p w:rsidR="004F3990" w:rsidRDefault="004F3990" w:rsidP="004F3990">
      <w:pPr>
        <w:keepNext/>
        <w:ind w:firstLine="426"/>
        <w:jc w:val="center"/>
      </w:pPr>
      <w:r>
        <w:rPr>
          <w:noProof/>
        </w:rPr>
        <w:drawing>
          <wp:inline distT="0" distB="0" distL="0" distR="0">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00079" cy="2000890"/>
                    </a:xfrm>
                    <a:prstGeom prst="rect">
                      <a:avLst/>
                    </a:prstGeom>
                  </pic:spPr>
                </pic:pic>
              </a:graphicData>
            </a:graphic>
          </wp:inline>
        </w:drawing>
      </w:r>
    </w:p>
    <w:p w:rsidR="004F3990" w:rsidRPr="00445F05" w:rsidRDefault="004F3990" w:rsidP="004F3990">
      <w:pPr>
        <w:pStyle w:val="Epgrafe"/>
      </w:pPr>
      <w:bookmarkStart w:id="195" w:name="_Toc471825595"/>
      <w:r w:rsidRPr="00445F05">
        <w:t xml:space="preserve">Figura </w:t>
      </w:r>
      <w:fldSimple w:instr=" SEQ Figura \* ARABIC ">
        <w:r w:rsidR="00931856">
          <w:rPr>
            <w:noProof/>
          </w:rPr>
          <w:t>3</w:t>
        </w:r>
      </w:fldSimple>
      <w:r w:rsidRPr="00445F05">
        <w:t>. Conjunto intersección entre ítems recomendados y relevantes</w:t>
      </w:r>
      <w:bookmarkEnd w:id="195"/>
    </w:p>
    <w:p w:rsidR="001E5585" w:rsidRPr="001E5585" w:rsidRDefault="001E5585" w:rsidP="001E5585"/>
    <w:p w:rsidR="00777515" w:rsidRDefault="00777515" w:rsidP="00777515">
      <w:r>
        <w:t xml:space="preserve">Al aumentar el recall (la proporción de elementos relevantes) </w:t>
      </w:r>
      <w:r w:rsidR="001E5585">
        <w:t>disminuye</w:t>
      </w:r>
      <w:r>
        <w:t xml:space="preserve"> la precisión, </w:t>
      </w:r>
      <w:r w:rsidR="0020329B">
        <w:t>ya que,</w:t>
      </w:r>
      <w:r w:rsidR="001E5585">
        <w:t xml:space="preserve"> si hay un número alto de relevantes, es menos probable llegar a recomendarlos todos, de esta manera,</w:t>
      </w:r>
      <w:r>
        <w:t xml:space="preserve"> hay un compromiso entre ambas métricas.</w:t>
      </w:r>
    </w:p>
    <w:p w:rsidR="00777515" w:rsidRDefault="00777515" w:rsidP="00777515"/>
    <w:p w:rsidR="00FB388C" w:rsidRDefault="00777515" w:rsidP="00FB388C">
      <w:pPr>
        <w:keepNext/>
        <w:jc w:val="center"/>
      </w:pPr>
      <w:r>
        <w:rPr>
          <w:noProof/>
        </w:rPr>
        <w:drawing>
          <wp:inline distT="0" distB="0" distL="0" distR="0">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F3990" w:rsidRPr="00445F05" w:rsidRDefault="00FB388C" w:rsidP="008804D1">
      <w:pPr>
        <w:pStyle w:val="Epgrafe"/>
      </w:pPr>
      <w:bookmarkStart w:id="196" w:name="_Toc471825596"/>
      <w:r w:rsidRPr="00445F05">
        <w:t xml:space="preserve">Figura </w:t>
      </w:r>
      <w:fldSimple w:instr=" SEQ Figura \* ARABIC ">
        <w:r w:rsidR="00931856">
          <w:rPr>
            <w:noProof/>
          </w:rPr>
          <w:t>4</w:t>
        </w:r>
      </w:fldSimple>
      <w:r w:rsidRPr="00445F05">
        <w:t>. Precisión frente a recall</w:t>
      </w:r>
      <w:bookmarkEnd w:id="196"/>
    </w:p>
    <w:p w:rsidR="008804D1" w:rsidRPr="008804D1" w:rsidRDefault="008804D1" w:rsidP="008804D1"/>
    <w:p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(n</w:t>
      </w:r>
      <w:r w:rsidR="006C482D">
        <w:rPr>
          <w:lang w:val="es-ES_tradnl"/>
        </w:rPr>
        <w:t>DCG)</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rsidR="00461782" w:rsidRPr="006D55D7" w:rsidRDefault="00461782" w:rsidP="00503B5A">
      <w:pPr>
        <w:tabs>
          <w:tab w:val="left" w:pos="4821"/>
        </w:tabs>
        <w:ind w:firstLine="426"/>
        <w:jc w:val="center"/>
        <w:rPr>
          <w:lang w:val="es-ES_tradnl"/>
        </w:rPr>
      </w:pPr>
    </w:p>
    <w:p w:rsidR="004B511E" w:rsidRDefault="00465A04" w:rsidP="008804D1">
      <w:pPr>
        <w:jc w:val="center"/>
      </w:pPr>
      <w:r>
        <w:rPr>
          <w:noProof/>
        </w:rPr>
        <w:drawing>
          <wp:inline distT="0" distB="0" distL="0" distR="0">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490745" cy="566483"/>
                    </a:xfrm>
                    <a:prstGeom prst="rect">
                      <a:avLst/>
                    </a:prstGeom>
                  </pic:spPr>
                </pic:pic>
              </a:graphicData>
            </a:graphic>
          </wp:inline>
        </w:drawing>
      </w:r>
    </w:p>
    <w:p w:rsidR="00236716" w:rsidRDefault="00236716" w:rsidP="008804D1">
      <w:pPr>
        <w:jc w:val="center"/>
      </w:pPr>
    </w:p>
    <w:p w:rsidR="00236716" w:rsidRDefault="00236716" w:rsidP="008804D1">
      <w:pPr>
        <w:jc w:val="center"/>
      </w:pPr>
    </w:p>
    <w:p w:rsidR="00236716" w:rsidRDefault="00236716" w:rsidP="008804D1">
      <w:pPr>
        <w:jc w:val="center"/>
      </w:pPr>
      <w:r>
        <w:rPr>
          <w:noProof/>
        </w:rPr>
        <w:lastRenderedPageBreak/>
        <w:drawing>
          <wp:inline distT="0" distB="0" distL="0" distR="0">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40782" cy="642952"/>
                    </a:xfrm>
                    <a:prstGeom prst="rect">
                      <a:avLst/>
                    </a:prstGeom>
                  </pic:spPr>
                </pic:pic>
              </a:graphicData>
            </a:graphic>
          </wp:inline>
        </w:drawing>
      </w:r>
    </w:p>
    <w:p w:rsidR="00236716" w:rsidRDefault="00236716" w:rsidP="008804D1">
      <w:pPr>
        <w:jc w:val="center"/>
      </w:pPr>
    </w:p>
    <w:p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r>
        <w:rPr>
          <w:i/>
        </w:rPr>
        <w:t>Discounted C</w:t>
      </w:r>
      <w:r w:rsidRPr="00FD3894">
        <w:rPr>
          <w:i/>
        </w:rPr>
        <w:t>ummulative Gain</w:t>
      </w:r>
      <w:r w:rsidRPr="00FD3894">
        <w:t>)</w:t>
      </w:r>
      <w:r w:rsidR="00DB1A7E">
        <w:t xml:space="preserve">, que representa la suma de grados de relevancia penalizados por lo tarde que aparezcan en el ranking, como se menciona anteriormente. </w:t>
      </w:r>
      <w:r w:rsidR="00DB1A7E">
        <w:rPr>
          <w:i/>
        </w:rPr>
        <w:t xml:space="preserve">iDCG </w:t>
      </w:r>
      <w:r w:rsidR="00DB1A7E">
        <w:t>hace referencia a</w:t>
      </w:r>
      <w:r w:rsidR="00EA5AA5">
        <w:t xml:space="preserve">l valor ideal de </w:t>
      </w:r>
      <w:r w:rsidR="00EA5AA5">
        <w:rPr>
          <w:i/>
        </w:rPr>
        <w:t>DCG</w:t>
      </w:r>
      <w:r w:rsidR="00EA5AA5">
        <w:t xml:space="preserve">, es decir, </w:t>
      </w:r>
      <w:ins w:id="197" w:author="Alejandro Bellogín" w:date="2017-01-16T15:15:00Z">
        <w:r w:rsidR="003A1518">
          <w:t xml:space="preserve">es el valor de DCG que obtiene un ranking tal </w:t>
        </w:r>
      </w:ins>
      <w:r w:rsidR="00EA5AA5">
        <w:t>qu</w:t>
      </w:r>
      <w:r w:rsidR="00B40C64">
        <w:t xml:space="preserve">e </w:t>
      </w:r>
      <w:del w:id="198" w:author="Alejandro Bellogín" w:date="2017-01-16T15:15:00Z">
        <w:r w:rsidR="00B40C64" w:rsidDel="003A1518">
          <w:delText xml:space="preserve">los </w:delText>
        </w:r>
        <w:r w:rsidR="00DB3AB3" w:rsidDel="003A1518">
          <w:delText xml:space="preserve">n </w:delText>
        </w:r>
        <w:r w:rsidR="00EA5AA5" w:rsidDel="003A1518">
          <w:delText xml:space="preserve">ítems escogidos </w:delText>
        </w:r>
      </w:del>
      <w:ins w:id="199" w:author="Alejandro Bellogín" w:date="2017-01-16T15:15:00Z">
        <w:r w:rsidR="003A1518">
          <w:t xml:space="preserve">todos los ítems devueltos </w:t>
        </w:r>
      </w:ins>
      <w:r w:rsidR="00EA5AA5">
        <w:t xml:space="preserve">estuvieran </w:t>
      </w:r>
      <w:del w:id="200" w:author="Alejandro Bellogín" w:date="2017-01-16T15:15:00Z">
        <w:r w:rsidR="00EA5AA5" w:rsidDel="003A1518">
          <w:delText>en las n primeras posiciones</w:delText>
        </w:r>
      </w:del>
      <w:ins w:id="201" w:author="Alejandro Bellogín" w:date="2017-01-16T15:15:00Z">
        <w:r w:rsidR="003A1518">
          <w:t>ordenados de acuerdo a las preferencias del usuario</w:t>
        </w:r>
      </w:ins>
      <w:r w:rsidR="00764DE7">
        <w:t>.</w:t>
      </w:r>
    </w:p>
    <w:p w:rsidR="00465A04" w:rsidRDefault="00465A04" w:rsidP="00FA400C">
      <w:pPr>
        <w:jc w:val="center"/>
      </w:pPr>
    </w:p>
    <w:p w:rsidR="00B24709" w:rsidRDefault="00B24709" w:rsidP="00FA400C">
      <w:pPr>
        <w:jc w:val="center"/>
      </w:pPr>
    </w:p>
    <w:p w:rsidR="007C3D8F" w:rsidRPr="000E5BE8" w:rsidRDefault="007C3D8F" w:rsidP="00491726">
      <w:pPr>
        <w:ind w:right="-33"/>
        <w:rPr>
          <w:lang w:val="es-ES_tradnl"/>
        </w:rPr>
        <w:sectPr w:rsidR="007C3D8F" w:rsidRPr="000E5BE8" w:rsidSect="000E5BE8">
          <w:footerReference w:type="default" r:id="rId37"/>
          <w:pgSz w:w="11906" w:h="16838" w:code="9"/>
          <w:pgMar w:top="1418" w:right="1418" w:bottom="1418" w:left="1701" w:header="709" w:footer="709" w:gutter="0"/>
          <w:cols w:space="708"/>
          <w:docGrid w:linePitch="360"/>
        </w:sectPr>
      </w:pPr>
    </w:p>
    <w:p w:rsidR="007C3D8F" w:rsidRDefault="007C3D8F" w:rsidP="004C4D56">
      <w:pPr>
        <w:pStyle w:val="Ttulo1"/>
      </w:pPr>
      <w:bookmarkStart w:id="202" w:name="_Toc141673865"/>
      <w:bookmarkStart w:id="203" w:name="_Toc141695077"/>
      <w:bookmarkStart w:id="204" w:name="_Toc141698120"/>
      <w:bookmarkStart w:id="205" w:name="_Toc141698299"/>
      <w:bookmarkStart w:id="206" w:name="_Toc141698459"/>
      <w:bookmarkStart w:id="207" w:name="_Toc141698626"/>
      <w:bookmarkStart w:id="208" w:name="_Toc141698793"/>
      <w:bookmarkStart w:id="209" w:name="_Toc141698942"/>
      <w:bookmarkStart w:id="210" w:name="_Toc141699111"/>
      <w:bookmarkStart w:id="211" w:name="_Toc141699279"/>
      <w:bookmarkStart w:id="212" w:name="_Toc141773898"/>
      <w:bookmarkStart w:id="213" w:name="_Toc141774068"/>
      <w:bookmarkStart w:id="214" w:name="_Toc471826480"/>
      <w:bookmarkEnd w:id="202"/>
      <w:bookmarkEnd w:id="203"/>
      <w:bookmarkEnd w:id="204"/>
      <w:bookmarkEnd w:id="205"/>
      <w:bookmarkEnd w:id="206"/>
      <w:bookmarkEnd w:id="207"/>
      <w:bookmarkEnd w:id="208"/>
      <w:bookmarkEnd w:id="209"/>
      <w:bookmarkEnd w:id="210"/>
      <w:bookmarkEnd w:id="211"/>
      <w:bookmarkEnd w:id="212"/>
      <w:bookmarkEnd w:id="213"/>
      <w:r w:rsidRPr="003B4822">
        <w:lastRenderedPageBreak/>
        <w:t>Diseño</w:t>
      </w:r>
      <w:r w:rsidR="00B50763">
        <w:t xml:space="preserve"> y desarrollo</w:t>
      </w:r>
      <w:bookmarkEnd w:id="214"/>
    </w:p>
    <w:p w:rsidR="00BD1EDF" w:rsidRDefault="00BD1EDF" w:rsidP="00BD1EDF"/>
    <w:p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rsidR="001318EC" w:rsidRDefault="001318EC" w:rsidP="00BD1EDF"/>
    <w:p w:rsidR="00BA0C27" w:rsidRDefault="001318EC" w:rsidP="00E27641">
      <w:pPr>
        <w:ind w:firstLine="426"/>
      </w:pPr>
      <w:r>
        <w:t xml:space="preserve">De manera general, se puede subdividir el proyecto en módulos </w:t>
      </w:r>
      <w:r w:rsidR="00BA0C27">
        <w:t>diferenciándolos por funcionalidad:</w:t>
      </w:r>
    </w:p>
    <w:p w:rsidR="00334AD1" w:rsidRDefault="00334AD1" w:rsidP="008B15B6"/>
    <w:p w:rsidR="00F15D62" w:rsidRDefault="008B15B6" w:rsidP="00F15D62">
      <w:pPr>
        <w:keepNext/>
        <w:jc w:val="left"/>
      </w:pPr>
      <w:r>
        <w:rPr>
          <w:noProof/>
          <w:color w:val="FF0000"/>
        </w:rPr>
        <w:drawing>
          <wp:inline distT="0" distB="0" distL="0" distR="0">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886585"/>
                    </a:xfrm>
                    <a:prstGeom prst="rect">
                      <a:avLst/>
                    </a:prstGeom>
                  </pic:spPr>
                </pic:pic>
              </a:graphicData>
            </a:graphic>
          </wp:inline>
        </w:drawing>
      </w:r>
    </w:p>
    <w:p w:rsidR="008B15B6" w:rsidRPr="00F15D62" w:rsidRDefault="00F15D62" w:rsidP="00F15D62">
      <w:pPr>
        <w:pStyle w:val="Epgrafe"/>
        <w:rPr>
          <w:color w:val="FF0000"/>
        </w:rPr>
      </w:pPr>
      <w:bookmarkStart w:id="215" w:name="_Toc471825597"/>
      <w:r>
        <w:t xml:space="preserve">Figura </w:t>
      </w:r>
      <w:fldSimple w:instr=" SEQ Figura \* ARABIC ">
        <w:r w:rsidR="00931856">
          <w:rPr>
            <w:noProof/>
          </w:rPr>
          <w:t>5</w:t>
        </w:r>
      </w:fldSimple>
      <w:r>
        <w:t>. Esquema de arquitectura.</w:t>
      </w:r>
      <w:bookmarkEnd w:id="215"/>
    </w:p>
    <w:p w:rsidR="00485C14" w:rsidRDefault="00485C14" w:rsidP="00E27641">
      <w:pPr>
        <w:ind w:firstLine="426"/>
      </w:pPr>
    </w:p>
    <w:p w:rsidR="00E27641" w:rsidRDefault="00E27641" w:rsidP="00E27641">
      <w:pPr>
        <w:ind w:firstLine="426"/>
      </w:pPr>
      <w:r>
        <w:t>Todo parte de un conjunto de datos (</w:t>
      </w:r>
      <w:r w:rsidRPr="00E27641">
        <w:rPr>
          <w:i/>
        </w:rPr>
        <w:t>dataset</w:t>
      </w:r>
      <w:r>
        <w:t>), que contiene los ficheros de usuarios, ítems, ratings... con sus correspondientes particiones de entrenamiento y test (</w:t>
      </w:r>
      <w:r>
        <w:rPr>
          <w:i/>
        </w:rPr>
        <w:t>splits</w:t>
      </w:r>
      <w:r>
        <w:t>). Este trabajo no se focaliza en la minería de datos, por lo que tomaremos dichos ficheros ajenos al sistema</w:t>
      </w:r>
      <w:r w:rsidR="00ED1C2A">
        <w:t>. T</w:t>
      </w:r>
      <w:r w:rsidR="00AD361A">
        <w:t>ampoco se realizan los splits del dataset ya que vienen incluidos</w:t>
      </w:r>
      <w:r>
        <w:t xml:space="preserve">. </w:t>
      </w:r>
    </w:p>
    <w:p w:rsidR="00ED1C2A" w:rsidRDefault="00ED1C2A" w:rsidP="00E27641">
      <w:pPr>
        <w:ind w:firstLine="426"/>
      </w:pPr>
    </w:p>
    <w:p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rsidR="001D77F0" w:rsidRDefault="001D77F0" w:rsidP="002873B2">
      <w:pPr>
        <w:ind w:firstLine="426"/>
      </w:pPr>
    </w:p>
    <w:p w:rsidR="001D77F0" w:rsidRPr="00E27641" w:rsidRDefault="001D77F0" w:rsidP="002873B2">
      <w:pPr>
        <w:ind w:firstLine="426"/>
      </w:pPr>
      <w:r>
        <w:t>Una vez evaluadas las recomendaciones, ya disponemos de todos los datos necesarios</w:t>
      </w:r>
      <w:r w:rsidR="00256F9D">
        <w:t xml:space="preserve"> para ensamblar nuestro framework, que serán extrapolados en formato de tablas para poder discernir la mejor solución con un simple vistazo.</w:t>
      </w:r>
    </w:p>
    <w:p w:rsidR="00740864" w:rsidRPr="00BD1EDF" w:rsidRDefault="00740864" w:rsidP="00BD1EDF"/>
    <w:p w:rsidR="00D6688E" w:rsidRDefault="00D6688E" w:rsidP="004C4D56">
      <w:pPr>
        <w:pStyle w:val="Ttulo2"/>
      </w:pPr>
      <w:bookmarkStart w:id="216" w:name="_Toc471826481"/>
      <w:r>
        <w:t>Descripción del sistema</w:t>
      </w:r>
      <w:bookmarkEnd w:id="216"/>
    </w:p>
    <w:p w:rsidR="00AD361A" w:rsidRDefault="00AD361A" w:rsidP="00AD361A"/>
    <w:p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rsidR="00AD361A" w:rsidRDefault="00AD361A" w:rsidP="00AD361A"/>
    <w:p w:rsidR="00AD361A" w:rsidRDefault="00AD361A" w:rsidP="007C20BF">
      <w:pPr>
        <w:pStyle w:val="Prrafodelista"/>
        <w:numPr>
          <w:ilvl w:val="0"/>
          <w:numId w:val="12"/>
        </w:numPr>
      </w:pPr>
      <w:r>
        <w:lastRenderedPageBreak/>
        <w:t>Lenguaje de alto nivel orientado a objetos.</w:t>
      </w:r>
    </w:p>
    <w:p w:rsidR="00AD361A" w:rsidRDefault="00AD361A" w:rsidP="00AD361A">
      <w:pPr>
        <w:pStyle w:val="Prrafodelista"/>
        <w:ind w:left="1287"/>
      </w:pPr>
    </w:p>
    <w:p w:rsidR="00AD361A" w:rsidRDefault="00AD361A" w:rsidP="007C20BF">
      <w:pPr>
        <w:pStyle w:val="Prrafodelista"/>
        <w:numPr>
          <w:ilvl w:val="0"/>
          <w:numId w:val="12"/>
        </w:numPr>
      </w:pPr>
      <w:r>
        <w:t>Gran soporte de librerías.</w:t>
      </w:r>
    </w:p>
    <w:p w:rsidR="00AD361A" w:rsidRDefault="00AD361A" w:rsidP="00AD361A"/>
    <w:p w:rsidR="00AD361A" w:rsidRDefault="00AD361A" w:rsidP="007C20BF">
      <w:pPr>
        <w:pStyle w:val="Prrafodelista"/>
        <w:numPr>
          <w:ilvl w:val="0"/>
          <w:numId w:val="12"/>
        </w:numPr>
      </w:pPr>
      <w:r>
        <w:t>Multiplataforma</w:t>
      </w:r>
      <w:r w:rsidR="006C0C3F">
        <w:t>.</w:t>
      </w:r>
    </w:p>
    <w:p w:rsidR="00AD361A" w:rsidRDefault="00AD361A" w:rsidP="00AD361A">
      <w:pPr>
        <w:pStyle w:val="Prrafodelista"/>
      </w:pPr>
    </w:p>
    <w:p w:rsidR="006C0C3F" w:rsidRDefault="00AD361A" w:rsidP="007C20BF">
      <w:pPr>
        <w:pStyle w:val="Prrafodelista"/>
        <w:numPr>
          <w:ilvl w:val="0"/>
          <w:numId w:val="12"/>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rsidR="00485C14" w:rsidRDefault="00485C14" w:rsidP="00485C14"/>
    <w:p w:rsidR="00485C14" w:rsidRPr="00AD361A" w:rsidRDefault="00485C14" w:rsidP="00485C14">
      <w:pPr>
        <w:pStyle w:val="Prrafodelista"/>
        <w:ind w:left="1287"/>
      </w:pPr>
    </w:p>
    <w:p w:rsidR="002556F8" w:rsidRDefault="004B4E8A" w:rsidP="004C4D56">
      <w:pPr>
        <w:pStyle w:val="Ttulo2"/>
      </w:pPr>
      <w:bookmarkStart w:id="217" w:name="_Toc471826482"/>
      <w:r>
        <w:t>Requisitos del sistema</w:t>
      </w:r>
      <w:bookmarkEnd w:id="217"/>
    </w:p>
    <w:p w:rsidR="004B4E8A" w:rsidRDefault="004B4E8A" w:rsidP="004B4E8A"/>
    <w:p w:rsidR="003A3EF2" w:rsidRPr="003A3EF2" w:rsidRDefault="00D6688E" w:rsidP="003A3EF2">
      <w:pPr>
        <w:pStyle w:val="Ttulo3"/>
      </w:pPr>
      <w:bookmarkStart w:id="218" w:name="_Toc471826483"/>
      <w:r w:rsidRPr="000F1E94">
        <w:t>Requisitos</w:t>
      </w:r>
      <w:r>
        <w:t xml:space="preserve"> func</w:t>
      </w:r>
      <w:r w:rsidR="004B4E8A">
        <w:t>ionales</w:t>
      </w:r>
      <w:bookmarkEnd w:id="218"/>
    </w:p>
    <w:p w:rsidR="003A3EF2" w:rsidRDefault="003A3EF2" w:rsidP="003A3EF2"/>
    <w:p w:rsidR="003A3EF2" w:rsidRDefault="003A3EF2" w:rsidP="007C20BF">
      <w:pPr>
        <w:pStyle w:val="Prrafodelista"/>
        <w:numPr>
          <w:ilvl w:val="3"/>
          <w:numId w:val="4"/>
        </w:numPr>
        <w:ind w:left="567" w:hanging="284"/>
      </w:pPr>
      <w:r>
        <w:t>Permitir predicciones de rating basadas en usuario e ítem.</w:t>
      </w:r>
    </w:p>
    <w:p w:rsidR="003A3EF2" w:rsidRDefault="003A3EF2" w:rsidP="003A3EF2">
      <w:pPr>
        <w:ind w:left="3228"/>
      </w:pPr>
    </w:p>
    <w:p w:rsidR="003A3EF2" w:rsidRDefault="003A3EF2" w:rsidP="007C20BF">
      <w:pPr>
        <w:pStyle w:val="Prrafodelista"/>
        <w:numPr>
          <w:ilvl w:val="3"/>
          <w:numId w:val="4"/>
        </w:numPr>
        <w:ind w:left="567" w:hanging="284"/>
      </w:pPr>
      <w:r>
        <w:t>A la hora generar recomendaciones el sistema debe permitir la variación de distintos parámetros como:</w:t>
      </w:r>
    </w:p>
    <w:p w:rsidR="00D975CE" w:rsidRDefault="00D975CE" w:rsidP="00D975CE">
      <w:pPr>
        <w:pStyle w:val="Prrafodelista"/>
      </w:pPr>
    </w:p>
    <w:p w:rsidR="003A3EF2" w:rsidRDefault="003A3EF2" w:rsidP="003A3EF2">
      <w:pPr>
        <w:pStyle w:val="Prrafodelista"/>
        <w:ind w:left="567"/>
      </w:pPr>
    </w:p>
    <w:p w:rsidR="0036133A" w:rsidRDefault="003A3EF2" w:rsidP="007C20BF">
      <w:pPr>
        <w:pStyle w:val="Prrafodelista"/>
        <w:numPr>
          <w:ilvl w:val="0"/>
          <w:numId w:val="12"/>
        </w:numPr>
      </w:pPr>
      <w:r>
        <w:t xml:space="preserve">Elegir la similitud del vecindario (coseno, jaccard o </w:t>
      </w:r>
      <w:r w:rsidR="009166C0">
        <w:t>pearson (con sus dos variantes)</w:t>
      </w:r>
      <w:r>
        <w:t>.</w:t>
      </w:r>
    </w:p>
    <w:p w:rsidR="00F02EEF" w:rsidRDefault="00F02EEF" w:rsidP="00F02EEF">
      <w:pPr>
        <w:pStyle w:val="Prrafodelista"/>
        <w:ind w:left="1287"/>
      </w:pPr>
    </w:p>
    <w:p w:rsidR="003A3EF2" w:rsidRDefault="003A3EF2" w:rsidP="007C20BF">
      <w:pPr>
        <w:pStyle w:val="Prrafodelista"/>
        <w:numPr>
          <w:ilvl w:val="0"/>
          <w:numId w:val="12"/>
        </w:numPr>
      </w:pPr>
      <w:r>
        <w:t>Elegir la similitud entre los usuarios o ítems en el momento de calcular el rating, pued</w:t>
      </w:r>
      <w:r w:rsidR="0036133A">
        <w:t>e ser la misma que la del vecin</w:t>
      </w:r>
      <w:r>
        <w:t>dario.</w:t>
      </w:r>
    </w:p>
    <w:p w:rsidR="0036133A" w:rsidRDefault="0036133A" w:rsidP="0036133A"/>
    <w:p w:rsidR="003A3EF2" w:rsidRDefault="0036133A" w:rsidP="007C20BF">
      <w:pPr>
        <w:pStyle w:val="Prrafodelista"/>
        <w:numPr>
          <w:ilvl w:val="0"/>
          <w:numId w:val="12"/>
        </w:numPr>
      </w:pPr>
      <w:r>
        <w:t xml:space="preserve">Permitir la normalización de la </w:t>
      </w:r>
      <w:r w:rsidR="00EE4FB5">
        <w:t>similitud.</w:t>
      </w:r>
    </w:p>
    <w:p w:rsidR="0036133A" w:rsidRDefault="0036133A" w:rsidP="0036133A">
      <w:pPr>
        <w:pStyle w:val="Prrafodelista"/>
      </w:pPr>
    </w:p>
    <w:p w:rsidR="0036133A" w:rsidRPr="004C2F30" w:rsidRDefault="0036133A" w:rsidP="007C20BF">
      <w:pPr>
        <w:pStyle w:val="Prrafodelista"/>
        <w:numPr>
          <w:ilvl w:val="0"/>
          <w:numId w:val="12"/>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Mean-Centering</w:t>
      </w:r>
      <w:r>
        <w:t xml:space="preserve"> o </w:t>
      </w:r>
      <w:r>
        <w:rPr>
          <w:i/>
        </w:rPr>
        <w:t>Z-Score).</w:t>
      </w:r>
    </w:p>
    <w:p w:rsidR="004C2F30" w:rsidRDefault="004C2F30" w:rsidP="004C2F30">
      <w:pPr>
        <w:pStyle w:val="Prrafodelista"/>
      </w:pPr>
    </w:p>
    <w:p w:rsidR="004C2F30" w:rsidRDefault="004C2F30" w:rsidP="007C20BF">
      <w:pPr>
        <w:pStyle w:val="Prrafodelista"/>
        <w:numPr>
          <w:ilvl w:val="0"/>
          <w:numId w:val="12"/>
        </w:numPr>
      </w:pPr>
      <w:r>
        <w:t>Escoger el cálculo de vecinos mediante similitud o NMSLIB</w:t>
      </w:r>
      <w:r w:rsidR="006B789C">
        <w:t>.</w:t>
      </w:r>
    </w:p>
    <w:p w:rsidR="00EE4FB5" w:rsidRDefault="00EE4FB5" w:rsidP="00EE4FB5">
      <w:pPr>
        <w:pStyle w:val="Prrafodelista"/>
      </w:pPr>
    </w:p>
    <w:p w:rsidR="002630E3" w:rsidRDefault="00EE4FB5" w:rsidP="007C20BF">
      <w:pPr>
        <w:pStyle w:val="Prrafodelista"/>
        <w:numPr>
          <w:ilvl w:val="0"/>
          <w:numId w:val="12"/>
        </w:numPr>
      </w:pPr>
      <w:r>
        <w:t xml:space="preserve">Permitir aplicar un </w:t>
      </w:r>
      <w:r w:rsidR="00AD361A">
        <w:t>umbral</w:t>
      </w:r>
      <w:r>
        <w:t xml:space="preserve"> a la similitud (threshold)</w:t>
      </w:r>
      <w:r w:rsidR="00EC29E2">
        <w:t>.</w:t>
      </w:r>
    </w:p>
    <w:p w:rsidR="002630E3" w:rsidRDefault="002630E3" w:rsidP="002630E3"/>
    <w:p w:rsidR="002630E3" w:rsidRDefault="002630E3" w:rsidP="00D975CE"/>
    <w:p w:rsidR="002630E3" w:rsidRDefault="002630E3" w:rsidP="007C20BF">
      <w:pPr>
        <w:pStyle w:val="Prrafodelista"/>
        <w:numPr>
          <w:ilvl w:val="3"/>
          <w:numId w:val="4"/>
        </w:numPr>
        <w:ind w:left="567" w:hanging="284"/>
      </w:pPr>
      <w:r>
        <w:t>Si ocurre algún fallo interno, el sistema informará del error ocasionado.</w:t>
      </w:r>
    </w:p>
    <w:p w:rsidR="002630E3" w:rsidRDefault="002630E3" w:rsidP="002630E3">
      <w:pPr>
        <w:pStyle w:val="Prrafodelista"/>
        <w:ind w:left="567"/>
      </w:pPr>
    </w:p>
    <w:p w:rsidR="002630E3" w:rsidRDefault="002630E3" w:rsidP="007C20BF">
      <w:pPr>
        <w:pStyle w:val="Prrafodelista"/>
        <w:numPr>
          <w:ilvl w:val="3"/>
          <w:numId w:val="4"/>
        </w:numPr>
        <w:ind w:left="567" w:hanging="284"/>
      </w:pPr>
      <w:r>
        <w:t>El sistema no dispondrá de interfaz gráfica.</w:t>
      </w:r>
    </w:p>
    <w:p w:rsidR="002630E3" w:rsidRDefault="002630E3" w:rsidP="002630E3">
      <w:pPr>
        <w:pStyle w:val="Prrafodelista"/>
        <w:ind w:left="567"/>
      </w:pPr>
    </w:p>
    <w:p w:rsidR="002630E3" w:rsidRDefault="002630E3" w:rsidP="007C20BF">
      <w:pPr>
        <w:pStyle w:val="Prrafodelista"/>
        <w:numPr>
          <w:ilvl w:val="3"/>
          <w:numId w:val="4"/>
        </w:numPr>
        <w:ind w:left="567" w:hanging="284"/>
      </w:pPr>
      <w:r>
        <w:t>El sistema generará ficheros de texto plan</w:t>
      </w:r>
      <w:r w:rsidR="004C3934">
        <w:t>o con los resultados de los exp</w:t>
      </w:r>
      <w:r>
        <w:t>erimentos.</w:t>
      </w:r>
    </w:p>
    <w:p w:rsidR="00D6688E" w:rsidRDefault="00D6688E" w:rsidP="004B4E8A"/>
    <w:p w:rsidR="004C3934" w:rsidRPr="004B4E8A" w:rsidRDefault="004C3934" w:rsidP="004B4E8A"/>
    <w:p w:rsidR="0076574A" w:rsidRDefault="004B4E8A" w:rsidP="000F1E94">
      <w:pPr>
        <w:pStyle w:val="Ttulo3"/>
      </w:pPr>
      <w:bookmarkStart w:id="219" w:name="_Toc471826484"/>
      <w:r w:rsidRPr="000F1E94">
        <w:t>Requisitos</w:t>
      </w:r>
      <w:r>
        <w:t xml:space="preserve"> no</w:t>
      </w:r>
      <w:r w:rsidR="00D6688E">
        <w:t xml:space="preserve"> func</w:t>
      </w:r>
      <w:r>
        <w:t>ionales</w:t>
      </w:r>
      <w:bookmarkEnd w:id="219"/>
    </w:p>
    <w:p w:rsidR="004C3934" w:rsidRDefault="004C3934" w:rsidP="004C3934"/>
    <w:p w:rsidR="004C3934" w:rsidRDefault="004C3934" w:rsidP="007C20BF">
      <w:pPr>
        <w:pStyle w:val="Prrafodelista"/>
        <w:numPr>
          <w:ilvl w:val="0"/>
          <w:numId w:val="20"/>
        </w:numPr>
      </w:pPr>
      <w:r>
        <w:lastRenderedPageBreak/>
        <w:t>El sistema debe poder ser accedido desde un repositorio GIT (p.ej GitHub</w:t>
      </w:r>
      <w:r>
        <w:rPr>
          <w:vertAlign w:val="superscript"/>
        </w:rPr>
        <w:t>1</w:t>
      </w:r>
      <w:r>
        <w:t>).</w:t>
      </w:r>
    </w:p>
    <w:p w:rsidR="004C3934" w:rsidRDefault="004C3934" w:rsidP="004C3934">
      <w:pPr>
        <w:pStyle w:val="Prrafodelista"/>
      </w:pPr>
    </w:p>
    <w:p w:rsidR="004C3934" w:rsidRPr="004C3934" w:rsidRDefault="004C3934" w:rsidP="007C20BF">
      <w:pPr>
        <w:pStyle w:val="Prrafodelista"/>
        <w:numPr>
          <w:ilvl w:val="0"/>
          <w:numId w:val="20"/>
        </w:numPr>
      </w:pPr>
      <w:r>
        <w:t>El sistema funcionará en cualquier plataforma con versión de Java 1.8 a superior.</w:t>
      </w:r>
    </w:p>
    <w:p w:rsidR="0076574A" w:rsidRDefault="0076574A" w:rsidP="0076574A"/>
    <w:p w:rsidR="00521FB6" w:rsidRDefault="0076574A" w:rsidP="00521FB6">
      <w:pPr>
        <w:pStyle w:val="Ttulo2"/>
      </w:pPr>
      <w:bookmarkStart w:id="220" w:name="_Toc471826485"/>
      <w:r>
        <w:t>Diseño</w:t>
      </w:r>
      <w:bookmarkEnd w:id="220"/>
    </w:p>
    <w:p w:rsidR="00931856" w:rsidRPr="00931856" w:rsidRDefault="00931856" w:rsidP="00931856"/>
    <w:p w:rsidR="00931856" w:rsidRDefault="00262D3D" w:rsidP="00931856">
      <w:pPr>
        <w:keepNext/>
        <w:jc w:val="center"/>
      </w:pPr>
      <w:r>
        <w:rPr>
          <w:noProof/>
        </w:rPr>
        <w:drawing>
          <wp:inline distT="0" distB="0" distL="0" distR="0">
            <wp:extent cx="5579745" cy="43719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_Diagram.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4371975"/>
                    </a:xfrm>
                    <a:prstGeom prst="rect">
                      <a:avLst/>
                    </a:prstGeom>
                  </pic:spPr>
                </pic:pic>
              </a:graphicData>
            </a:graphic>
          </wp:inline>
        </w:drawing>
      </w:r>
    </w:p>
    <w:p w:rsidR="00196A99" w:rsidRDefault="00931856" w:rsidP="00931856">
      <w:pPr>
        <w:pStyle w:val="Epgrafe"/>
      </w:pPr>
      <w:r>
        <w:t xml:space="preserve">Figura </w:t>
      </w:r>
      <w:fldSimple w:instr=" SEQ Figura \* ARABIC ">
        <w:r>
          <w:rPr>
            <w:noProof/>
          </w:rPr>
          <w:t>6</w:t>
        </w:r>
      </w:fldSimple>
      <w:r>
        <w:t>. Diagrama de clases de la aplicación</w:t>
      </w:r>
    </w:p>
    <w:p w:rsidR="00931856" w:rsidRPr="00931856" w:rsidRDefault="00931856" w:rsidP="00931856"/>
    <w:p w:rsidR="002A22E8" w:rsidRDefault="000939F9" w:rsidP="002A22E8">
      <w:r>
        <w:t>Este diagrama muestra el</w:t>
      </w:r>
      <w:r w:rsidR="00F860DE">
        <w:t xml:space="preserve"> diagrama de clases del sistema. </w:t>
      </w:r>
      <w:r w:rsidR="0054285D">
        <w:t>La orientación a objetos ha tomado importancia a la hora de separar las clases e interfaces en distintos módulos a fin de maximizar la flexibilidad del código para añadir más algoritmos, datasets</w:t>
      </w:r>
      <w:r w:rsidR="00315397">
        <w:t>, métricas</w:t>
      </w:r>
      <w:r w:rsidR="0054285D">
        <w:t xml:space="preserve"> o librerías</w:t>
      </w:r>
      <w:r w:rsidR="002A22E8">
        <w:t xml:space="preserve">. </w:t>
      </w:r>
    </w:p>
    <w:p w:rsidR="002A22E8" w:rsidRDefault="002A22E8" w:rsidP="002A22E8">
      <w:pPr>
        <w:ind w:firstLine="426"/>
      </w:pPr>
    </w:p>
    <w:p w:rsidR="002941C6" w:rsidRDefault="002A22E8" w:rsidP="002A22E8">
      <w:pPr>
        <w:ind w:firstLine="426"/>
      </w:pPr>
      <w:r>
        <w:t>La metodología seguida a lo largo del proyecto ha sido un modelo de desarrollo clásico en cascada:</w:t>
      </w:r>
    </w:p>
    <w:p w:rsidR="002A22E8" w:rsidRDefault="002A22E8" w:rsidP="002A22E8">
      <w:pPr>
        <w:ind w:firstLine="426"/>
      </w:pPr>
    </w:p>
    <w:p w:rsidR="002A22E8" w:rsidRDefault="002A22E8" w:rsidP="007C20BF">
      <w:pPr>
        <w:pStyle w:val="Prrafodelista"/>
        <w:numPr>
          <w:ilvl w:val="0"/>
          <w:numId w:val="25"/>
        </w:numPr>
      </w:pPr>
      <w:r>
        <w:t>Análisis de requisitos. Se sigue un estudio teórico del algoritmo</w:t>
      </w:r>
      <w:r w:rsidR="003A5CE6">
        <w:t xml:space="preserve"> con todas las posibles parametrizaciones posibles.</w:t>
      </w:r>
    </w:p>
    <w:p w:rsidR="003A5CE6" w:rsidRDefault="003A5CE6" w:rsidP="003A5CE6">
      <w:pPr>
        <w:pStyle w:val="Prrafodelista"/>
      </w:pPr>
    </w:p>
    <w:p w:rsidR="002A22E8" w:rsidRDefault="002A22E8" w:rsidP="007C20BF">
      <w:pPr>
        <w:pStyle w:val="Prrafodelista"/>
        <w:numPr>
          <w:ilvl w:val="0"/>
          <w:numId w:val="25"/>
        </w:numPr>
      </w:pPr>
      <w:r>
        <w:t>Implementación.</w:t>
      </w:r>
      <w:r w:rsidR="003A5CE6">
        <w:t xml:space="preserve"> Tras el análisis inicial, se lleva a có</w:t>
      </w:r>
      <w:r w:rsidR="00C861C4">
        <w:t>digo.</w:t>
      </w:r>
    </w:p>
    <w:p w:rsidR="002A22E8" w:rsidRDefault="002A22E8" w:rsidP="002A22E8"/>
    <w:p w:rsidR="002A22E8" w:rsidRDefault="002A22E8" w:rsidP="007C20BF">
      <w:pPr>
        <w:pStyle w:val="Prrafodelista"/>
        <w:numPr>
          <w:ilvl w:val="0"/>
          <w:numId w:val="25"/>
        </w:numPr>
      </w:pPr>
      <w:r>
        <w:lastRenderedPageBreak/>
        <w:t>Validación.</w:t>
      </w:r>
      <w:r w:rsidR="00C61FFF">
        <w:t xml:space="preserve"> Una vez implementado se realizan pruebas con conjuntos de datos pequeños</w:t>
      </w:r>
      <w:r w:rsidR="001B2CFC">
        <w:t>, además de pruebas de caja negra</w:t>
      </w:r>
      <w:r w:rsidR="00C61FFF">
        <w:t xml:space="preserve"> para comprobar el correcto funcionamiento</w:t>
      </w:r>
      <w:r w:rsidR="001B2CFC">
        <w:t>.</w:t>
      </w:r>
    </w:p>
    <w:p w:rsidR="002A22E8" w:rsidRDefault="002A22E8" w:rsidP="002A22E8"/>
    <w:p w:rsidR="002A22E8" w:rsidRDefault="002A22E8" w:rsidP="007C20BF">
      <w:pPr>
        <w:pStyle w:val="Prrafodelista"/>
        <w:numPr>
          <w:ilvl w:val="0"/>
          <w:numId w:val="25"/>
        </w:numPr>
      </w:pPr>
      <w:r>
        <w:t>Evaluación y comparativas.</w:t>
      </w:r>
      <w:r w:rsidR="00E5489A">
        <w:t xml:space="preserve"> Una vez se sabe que la implementación es correcta, se genera un script para poder ejecutar las pruebas de una sola vez. Estos resultados se muestran en tablas para facilitar su visualización.</w:t>
      </w:r>
    </w:p>
    <w:p w:rsidR="0063145B" w:rsidRDefault="0063145B" w:rsidP="0063145B"/>
    <w:p w:rsidR="0063145B" w:rsidRDefault="0063145B" w:rsidP="0063145B"/>
    <w:p w:rsidR="00AF4DDB" w:rsidRDefault="0063145B" w:rsidP="006366D9">
      <w:pPr>
        <w:ind w:firstLine="426"/>
      </w:pPr>
      <w:r>
        <w:t>Las clases a su vez está dividid</w:t>
      </w:r>
      <w:r w:rsidR="001B75AB">
        <w:t>as en paquetes dependiendo de la</w:t>
      </w:r>
      <w:r>
        <w:t xml:space="preserve"> funcionalidad.</w:t>
      </w:r>
      <w:r w:rsidR="001B75AB">
        <w:t xml:space="preserve"> El primero </w:t>
      </w:r>
      <w:bookmarkStart w:id="221" w:name="OLE_LINK1"/>
      <w:bookmarkStart w:id="222" w:name="OLE_LINK2"/>
      <w:r w:rsidR="001B75AB">
        <w:t>(</w:t>
      </w:r>
      <w:r w:rsidR="001B75AB" w:rsidRPr="001B75AB">
        <w:rPr>
          <w:i/>
        </w:rPr>
        <w:t>myRecommender</w:t>
      </w:r>
      <w:r w:rsidR="001B75AB">
        <w:t>)</w:t>
      </w:r>
      <w:bookmarkEnd w:id="221"/>
      <w:bookmarkEnd w:id="222"/>
      <w:r w:rsidR="001B75AB">
        <w:t xml:space="preserve"> </w:t>
      </w:r>
      <w:r w:rsidR="00DE5BB5">
        <w:t>es la más grande en cuanto a contenido</w:t>
      </w:r>
      <w:r w:rsidR="00B84BF1">
        <w:t xml:space="preserve">, posee </w:t>
      </w:r>
      <w:r w:rsidR="004B0AA7">
        <w:t xml:space="preserve">principalmente el computo de la recomendación como se explica en </w:t>
      </w:r>
      <w:r w:rsidR="00FC5C71">
        <w:fldChar w:fldCharType="begin"/>
      </w:r>
      <w:r w:rsidR="004B0AA7">
        <w:instrText xml:space="preserve"> REF _Ref472272016 \r \h </w:instrText>
      </w:r>
      <w:r w:rsidR="00FC5C71">
        <w:fldChar w:fldCharType="separate"/>
      </w:r>
      <w:r w:rsidR="004B0AA7">
        <w:t>3.4</w:t>
      </w:r>
      <w:r w:rsidR="00FC5C71">
        <w:fldChar w:fldCharType="end"/>
      </w:r>
      <w:r w:rsidR="004B0AA7">
        <w:t xml:space="preserve">, </w:t>
      </w:r>
      <w:r w:rsidR="00B84BF1">
        <w:t xml:space="preserve">la implementación </w:t>
      </w:r>
      <w:r w:rsidR="004B0AA7">
        <w:t>de la similitud de Pearson y</w:t>
      </w:r>
      <w:r w:rsidR="00B84BF1">
        <w:t xml:space="preserve"> </w:t>
      </w:r>
      <w:r w:rsidR="007F0E7A">
        <w:t xml:space="preserve">la </w:t>
      </w:r>
      <w:r w:rsidR="004B0AA7">
        <w:t>clase encargada de aplicar</w:t>
      </w:r>
      <w:r w:rsidR="007F0E7A">
        <w:t xml:space="preserve"> de aplicar un threshold</w:t>
      </w:r>
      <w:r w:rsidR="004B0AA7">
        <w:t xml:space="preserve"> a la similitud.</w:t>
      </w:r>
    </w:p>
    <w:p w:rsidR="007C6B08" w:rsidRDefault="007C6B08" w:rsidP="006366D9">
      <w:pPr>
        <w:ind w:firstLine="426"/>
      </w:pPr>
    </w:p>
    <w:p w:rsidR="006366D9" w:rsidRDefault="00834950" w:rsidP="006366D9">
      <w:pPr>
        <w:ind w:firstLine="426"/>
      </w:pPr>
      <w:r>
        <w:t>El segundo</w:t>
      </w:r>
      <w:r w:rsidR="00B361AC">
        <w:t>, en el paquete (</w:t>
      </w:r>
      <w:r w:rsidR="00B361AC" w:rsidRPr="001B75AB">
        <w:rPr>
          <w:i/>
        </w:rPr>
        <w:t>myRecommender</w:t>
      </w:r>
      <w:r w:rsidR="00B361AC">
        <w:rPr>
          <w:i/>
        </w:rPr>
        <w:t>.nmslib</w:t>
      </w:r>
      <w:r w:rsidR="00B361AC">
        <w:t>)</w:t>
      </w:r>
      <w:r w:rsidR="00B361AC">
        <w:rPr>
          <w:i/>
        </w:rPr>
        <w:t xml:space="preserve"> </w:t>
      </w:r>
      <w:r w:rsidR="00B361AC">
        <w:t>se incluyen las clases del recomendador necesarias para manejar el vecindario de NMSLIB</w:t>
      </w:r>
      <w:r w:rsidR="005A0E45">
        <w:t xml:space="preserve"> (</w:t>
      </w:r>
      <w:r w:rsidR="00FC5C71">
        <w:fldChar w:fldCharType="begin"/>
      </w:r>
      <w:r w:rsidR="005A0E45">
        <w:instrText xml:space="preserve"> REF _Ref472275158 \r \h </w:instrText>
      </w:r>
      <w:r w:rsidR="00FC5C71">
        <w:fldChar w:fldCharType="separate"/>
      </w:r>
      <w:r w:rsidR="005A0E45">
        <w:t>3.4.1</w:t>
      </w:r>
      <w:r w:rsidR="00FC5C71">
        <w:fldChar w:fldCharType="end"/>
      </w:r>
      <w:r w:rsidR="005A0E45">
        <w:t>)</w:t>
      </w:r>
      <w:r w:rsidR="00B361AC">
        <w:t xml:space="preserve">. </w:t>
      </w:r>
    </w:p>
    <w:p w:rsidR="00B361AC" w:rsidRDefault="00B361AC" w:rsidP="006366D9">
      <w:pPr>
        <w:ind w:firstLine="426"/>
      </w:pPr>
      <w:r>
        <w:t xml:space="preserve">La clase </w:t>
      </w:r>
      <w:r>
        <w:rPr>
          <w:i/>
        </w:rPr>
        <w:t>compareNeighbours</w:t>
      </w:r>
      <w:r>
        <w:t xml:space="preserve"> nos permite </w:t>
      </w:r>
      <w:r w:rsidR="00D52013">
        <w:t xml:space="preserve">saber el grado de semejanza entre esta librería y los métodos de cálculo de vecinos por similitud observando el número de vecinos que tienen ambos en común. </w:t>
      </w:r>
    </w:p>
    <w:p w:rsidR="00D62EE5" w:rsidRDefault="00D62EE5" w:rsidP="006366D9">
      <w:pPr>
        <w:ind w:firstLine="426"/>
      </w:pPr>
      <w:r>
        <w:t xml:space="preserve">Por otra parte, en </w:t>
      </w:r>
      <w:r>
        <w:rPr>
          <w:i/>
        </w:rPr>
        <w:t xml:space="preserve">UserVectorGenerator </w:t>
      </w:r>
      <w:r>
        <w:t>se generan los vectores de todos los usuarios,</w:t>
      </w:r>
      <w:r w:rsidR="00931856">
        <w:t xml:space="preserve"> necesarios a la hora de calcular el vecindario con NMSLIB (</w:t>
      </w:r>
      <w:r w:rsidR="00FC5C71">
        <w:fldChar w:fldCharType="begin"/>
      </w:r>
      <w:r w:rsidR="00931856">
        <w:instrText xml:space="preserve"> REF _Ref472274830 \r \h </w:instrText>
      </w:r>
      <w:r w:rsidR="00FC5C71">
        <w:fldChar w:fldCharType="separate"/>
      </w:r>
      <w:r w:rsidR="00931856">
        <w:t>3.4.2</w:t>
      </w:r>
      <w:r w:rsidR="00FC5C71">
        <w:fldChar w:fldCharType="end"/>
      </w:r>
      <w:r w:rsidR="00931856">
        <w:t>)</w:t>
      </w:r>
      <w:r>
        <w:t xml:space="preserve"> esto es, trasladar a un fichero cada usuario con su lista de ítems puntuados o el valor por defecto en caso de un ítem sin rating. La idea es crear una matriz de </w:t>
      </w:r>
      <w:r>
        <w:rPr>
          <w:i/>
        </w:rPr>
        <w:t>n</w:t>
      </w:r>
      <w:r>
        <w:t xml:space="preserve"> usuarios y </w:t>
      </w:r>
      <w:r>
        <w:rPr>
          <w:i/>
        </w:rPr>
        <w:t>m</w:t>
      </w:r>
      <w:r>
        <w:t xml:space="preserve"> ítems, de manera que las filas representan los usuarios y las columnas los ítems</w:t>
      </w:r>
      <w:r w:rsidR="006510B7">
        <w:t>.</w:t>
      </w:r>
    </w:p>
    <w:p w:rsidR="00931856" w:rsidRPr="006624AD" w:rsidRDefault="005A0E45" w:rsidP="005A0E45">
      <w:pPr>
        <w:ind w:firstLine="426"/>
      </w:pPr>
      <w:r>
        <w:t>Las dos últimas clases restantes en este paquete (</w:t>
      </w:r>
      <w:bookmarkStart w:id="223" w:name="OLE_LINK3"/>
      <w:bookmarkStart w:id="224" w:name="OLE_LINK4"/>
      <w:r>
        <w:rPr>
          <w:i/>
        </w:rPr>
        <w:t xml:space="preserve">NMSLibNeighbourhood </w:t>
      </w:r>
      <w:bookmarkEnd w:id="223"/>
      <w:bookmarkEnd w:id="224"/>
      <w:r>
        <w:t xml:space="preserve">y </w:t>
      </w:r>
      <w:bookmarkStart w:id="225" w:name="OLE_LINK5"/>
      <w:bookmarkStart w:id="226" w:name="OLE_LINK6"/>
      <w:r>
        <w:rPr>
          <w:i/>
        </w:rPr>
        <w:t>DatamodelTransformation</w:t>
      </w:r>
      <w:bookmarkEnd w:id="225"/>
      <w:bookmarkEnd w:id="226"/>
      <w:r>
        <w:t>) son utilizadas para invocar métodos de dicha librería. Mientras que</w:t>
      </w:r>
      <w:r>
        <w:rPr>
          <w:i/>
        </w:rPr>
        <w:t xml:space="preserve"> </w:t>
      </w:r>
      <w:r>
        <w:t xml:space="preserve">en </w:t>
      </w:r>
      <w:r>
        <w:rPr>
          <w:i/>
        </w:rPr>
        <w:t xml:space="preserve">NMSLibNeighbourhood </w:t>
      </w:r>
      <w:r>
        <w:t xml:space="preserve">se conecta con el servidor para solicitar los vecinos, </w:t>
      </w:r>
      <w:r>
        <w:rPr>
          <w:i/>
        </w:rPr>
        <w:t xml:space="preserve">DatamodelTransformation </w:t>
      </w:r>
      <w:r>
        <w:t>mantiene el mapeo (control de los índices de usuarios e ítems entre RankSys y NMSLIB), ya que dichos índices son diferentes en ambos sitios, pudiéndose producir anomalías en ciertas ocasiones.</w:t>
      </w:r>
      <w:r w:rsidR="008403F5">
        <w:t xml:space="preserve"> Una vez obtenidos los vecinos, ya sea por medio de NMSLIB o por similitudes, podemos cargar el vecindario desde un fichero al sistema mediante </w:t>
      </w:r>
      <w:r w:rsidR="008403F5">
        <w:rPr>
          <w:i/>
        </w:rPr>
        <w:t>FieUserNeighbourhood</w:t>
      </w:r>
      <w:r w:rsidR="008403F5">
        <w:t>.</w:t>
      </w:r>
    </w:p>
    <w:p w:rsidR="007C6B08" w:rsidRDefault="007C6B08" w:rsidP="006366D9">
      <w:pPr>
        <w:ind w:firstLine="426"/>
      </w:pPr>
    </w:p>
    <w:p w:rsidR="00C25581" w:rsidRDefault="007C6B08" w:rsidP="006366D9">
      <w:pPr>
        <w:ind w:firstLine="426"/>
      </w:pPr>
      <w:r>
        <w:t xml:space="preserve">El paquete </w:t>
      </w:r>
      <w:r w:rsidR="00F87BA8">
        <w:t>T</w:t>
      </w:r>
      <w:r>
        <w:t>hrift (</w:t>
      </w:r>
      <w:r w:rsidR="00FC5C71">
        <w:fldChar w:fldCharType="begin"/>
      </w:r>
      <w:r w:rsidR="00F87BA8">
        <w:instrText xml:space="preserve"> REF _Ref472275595 \r \h </w:instrText>
      </w:r>
      <w:r w:rsidR="00FC5C71">
        <w:fldChar w:fldCharType="separate"/>
      </w:r>
      <w:r w:rsidR="00F87BA8">
        <w:t>3.4.4</w:t>
      </w:r>
      <w:r w:rsidR="00FC5C71">
        <w:fldChar w:fldCharType="end"/>
      </w:r>
      <w:r>
        <w:t xml:space="preserve">) contiene los ficheros necesarios para </w:t>
      </w:r>
      <w:r w:rsidR="00F87BA8">
        <w:t>hacer funcionar Th</w:t>
      </w:r>
      <w:r w:rsidR="00E426F7">
        <w:t>r</w:t>
      </w:r>
      <w:r w:rsidR="00F87BA8">
        <w:t>ift</w:t>
      </w:r>
      <w:r w:rsidR="008403F5">
        <w:t xml:space="preserve">, siendo </w:t>
      </w:r>
      <w:r w:rsidR="008403F5" w:rsidRPr="008403F5">
        <w:rPr>
          <w:i/>
        </w:rPr>
        <w:t>Client</w:t>
      </w:r>
      <w:r w:rsidR="008403F5">
        <w:rPr>
          <w:i/>
        </w:rPr>
        <w:t xml:space="preserve"> </w:t>
      </w:r>
      <w:r w:rsidR="008403F5">
        <w:t>la clase más importante.</w:t>
      </w:r>
    </w:p>
    <w:p w:rsidR="00315397" w:rsidRDefault="00315397" w:rsidP="006366D9">
      <w:pPr>
        <w:ind w:firstLine="426"/>
      </w:pPr>
    </w:p>
    <w:p w:rsidR="00315397" w:rsidRDefault="00315397" w:rsidP="006366D9">
      <w:pPr>
        <w:ind w:firstLine="426"/>
      </w:pPr>
      <w:r>
        <w:t xml:space="preserve">Por último, todo es unificado en el paquete rankSysTest, donde se instancian los recomendadores para poder ejecutar cualquier conficguración deseada deendiendo de los parámetros de entrada. La clase más significativa es </w:t>
      </w:r>
      <w:r>
        <w:rPr>
          <w:i/>
        </w:rPr>
        <w:t>Experiment</w:t>
      </w:r>
      <w:r>
        <w:t>, donde se aúnan las labores de recomendación y evaluación.</w:t>
      </w:r>
    </w:p>
    <w:p w:rsidR="007D65C3" w:rsidRDefault="00DC4A69" w:rsidP="006366D9">
      <w:pPr>
        <w:ind w:firstLine="426"/>
      </w:pPr>
      <w:r>
        <w:t>Podríamos concluir que la ejecución total del sistema se lleva a cabo en esta clase. La fase de predicción de rating se puede distribuir en tres partes. L</w:t>
      </w:r>
      <w:r w:rsidR="00EA6AB3">
        <w:t>a carga de datos desde el dataset introduciendo en el sistema los usuarios e ítems los datos proporcionados por la partición de entrenamiento (</w:t>
      </w:r>
      <w:r w:rsidR="00EA6AB3" w:rsidRPr="00EA6AB3">
        <w:rPr>
          <w:i/>
        </w:rPr>
        <w:t>train</w:t>
      </w:r>
      <w:r w:rsidR="00EA6AB3">
        <w:t xml:space="preserve">). </w:t>
      </w:r>
    </w:p>
    <w:p w:rsidR="00EA6AB3" w:rsidRDefault="00EA6AB3" w:rsidP="006366D9">
      <w:pPr>
        <w:ind w:firstLine="426"/>
      </w:pPr>
      <w:r>
        <w:t>Una vez cargados los datos, se calculan los vecinos, dependiendo del método utilizado, de los datos introducidos previamente.</w:t>
      </w:r>
    </w:p>
    <w:p w:rsidR="00EA6AB3" w:rsidRPr="00315397" w:rsidRDefault="00EA6AB3" w:rsidP="006366D9">
      <w:pPr>
        <w:ind w:firstLine="426"/>
      </w:pPr>
      <w:r>
        <w:t>Finalmente, en la etapa de calcular las predicciones, se observa el conjunto de test, el cual determina las recomendaciones concretas que se deben calcular para evaluar la precisión de las mismas en la fase de evaluación</w:t>
      </w:r>
      <w:r w:rsidR="00CD49E9">
        <w:t>, donde mediante diferentes métricas (</w:t>
      </w:r>
      <w:r w:rsidR="00FC5C71">
        <w:fldChar w:fldCharType="begin"/>
      </w:r>
      <w:r w:rsidR="00CD49E9">
        <w:instrText xml:space="preserve"> REF _Ref472276799 \r \h </w:instrText>
      </w:r>
      <w:r w:rsidR="00FC5C71">
        <w:fldChar w:fldCharType="separate"/>
      </w:r>
      <w:r w:rsidR="00CD49E9">
        <w:t>2.5</w:t>
      </w:r>
      <w:r w:rsidR="00FC5C71">
        <w:fldChar w:fldCharType="end"/>
      </w:r>
      <w:r w:rsidR="00CD49E9">
        <w:t xml:space="preserve">) se concreta </w:t>
      </w:r>
      <w:r w:rsidR="00A26D95">
        <w:t>lo acertado que ha resultado ser el recomendador con la configuración de entreada.</w:t>
      </w:r>
      <w:bookmarkStart w:id="227" w:name="_GoBack"/>
      <w:bookmarkEnd w:id="227"/>
    </w:p>
    <w:p w:rsidR="008E6FDF" w:rsidRPr="00ED159C" w:rsidRDefault="008E6FDF" w:rsidP="002941C6">
      <w:pPr>
        <w:rPr>
          <w:color w:val="FF0000"/>
        </w:rPr>
      </w:pPr>
    </w:p>
    <w:p w:rsidR="00080A7F" w:rsidRDefault="00D6688E" w:rsidP="00744BDF">
      <w:pPr>
        <w:pStyle w:val="Ttulo2"/>
      </w:pPr>
      <w:bookmarkStart w:id="228" w:name="_Toc471826486"/>
      <w:bookmarkStart w:id="229" w:name="_Ref472272016"/>
      <w:r>
        <w:t>Desarrollo y codificación</w:t>
      </w:r>
      <w:bookmarkEnd w:id="228"/>
      <w:bookmarkEnd w:id="229"/>
    </w:p>
    <w:p w:rsidR="00744BDF" w:rsidRDefault="00744BDF" w:rsidP="00744BDF"/>
    <w:p w:rsidR="00D964FF" w:rsidRDefault="00C140BA" w:rsidP="00F17051">
      <w:r>
        <w:t xml:space="preserve">El primer paso </w:t>
      </w:r>
      <w:r w:rsidR="006E06FA">
        <w:t>en el desarrollo es el estudio y la</w:t>
      </w:r>
      <w:r>
        <w:t xml:space="preserve"> integración de la librería RankSys</w:t>
      </w:r>
      <w:r w:rsidR="006E06FA">
        <w:t>. De ella se han utilizado algunas funcionalidades como base para el proyecto principal como:</w:t>
      </w:r>
    </w:p>
    <w:p w:rsidR="006E06FA" w:rsidRDefault="006E06FA" w:rsidP="00F17051"/>
    <w:p w:rsidR="003B7A84" w:rsidRDefault="006E06FA" w:rsidP="007C20BF">
      <w:pPr>
        <w:pStyle w:val="Prrafodelista"/>
        <w:numPr>
          <w:ilvl w:val="0"/>
          <w:numId w:val="22"/>
        </w:numPr>
      </w:pPr>
      <w:r>
        <w:t>Similitudes de coseno tradicional y Jaccard.</w:t>
      </w:r>
    </w:p>
    <w:p w:rsidR="006E06FA" w:rsidRDefault="00267616" w:rsidP="007C20BF">
      <w:pPr>
        <w:pStyle w:val="Prrafodelista"/>
        <w:numPr>
          <w:ilvl w:val="0"/>
          <w:numId w:val="22"/>
        </w:numPr>
      </w:pPr>
      <w:r>
        <w:t xml:space="preserve">Módulo de </w:t>
      </w:r>
      <w:r w:rsidR="00376ED2">
        <w:t>carga de datos del dataset.</w:t>
      </w:r>
    </w:p>
    <w:p w:rsidR="00376ED2" w:rsidRPr="00376ED2" w:rsidRDefault="00267616" w:rsidP="007C20BF">
      <w:pPr>
        <w:pStyle w:val="Prrafodelista"/>
        <w:numPr>
          <w:ilvl w:val="0"/>
          <w:numId w:val="22"/>
        </w:numPr>
      </w:pPr>
      <w:r>
        <w:t xml:space="preserve">Estructuras de datos </w:t>
      </w:r>
      <w:r w:rsidR="00376ED2">
        <w:t xml:space="preserve">como </w:t>
      </w:r>
      <w:r w:rsidR="00376ED2" w:rsidRPr="00376ED2">
        <w:t>Int2DoubleOpenHashMap</w:t>
      </w:r>
      <w:r w:rsidR="00647426">
        <w:t>.</w:t>
      </w:r>
    </w:p>
    <w:p w:rsidR="00267616" w:rsidRDefault="00267616" w:rsidP="00F17051"/>
    <w:p w:rsidR="00647426" w:rsidRDefault="00647426" w:rsidP="00F17051">
      <w:pPr>
        <w:ind w:firstLine="426"/>
      </w:pPr>
      <w:r>
        <w:t>Sobre RankSys se han implementado disti</w:t>
      </w:r>
      <w:r w:rsidR="008E6FDF">
        <w:t>ntas variantes del algoritmo kNN</w:t>
      </w:r>
      <w:r>
        <w:t>:</w:t>
      </w:r>
    </w:p>
    <w:p w:rsidR="00744BDF" w:rsidRPr="00744BDF" w:rsidRDefault="00744BDF" w:rsidP="00744BDF"/>
    <w:p w:rsidR="00DD2131" w:rsidRPr="00080A7F" w:rsidRDefault="00DD2131" w:rsidP="00080A7F"/>
    <w:p w:rsidR="00FC5197" w:rsidRDefault="00080A7F" w:rsidP="00445A2B">
      <w:pPr>
        <w:jc w:val="center"/>
      </w:pPr>
      <w:r>
        <w:rPr>
          <w:noProof/>
        </w:rPr>
        <w:drawing>
          <wp:inline distT="0" distB="0" distL="0" distR="0">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3347720"/>
                    </a:xfrm>
                    <a:prstGeom prst="rect">
                      <a:avLst/>
                    </a:prstGeom>
                  </pic:spPr>
                </pic:pic>
              </a:graphicData>
            </a:graphic>
          </wp:inline>
        </w:drawing>
      </w:r>
    </w:p>
    <w:p w:rsidR="00B37DC3" w:rsidRDefault="00B37DC3" w:rsidP="00B37DC3">
      <w:pPr>
        <w:pStyle w:val="Epgrafe"/>
      </w:pPr>
      <w:bookmarkStart w:id="230" w:name="_Toc471825598"/>
      <w:r>
        <w:t xml:space="preserve">Figura </w:t>
      </w:r>
      <w:fldSimple w:instr=" SEQ Figura \* ARABIC ">
        <w:r w:rsidR="00931856">
          <w:rPr>
            <w:noProof/>
          </w:rPr>
          <w:t>7</w:t>
        </w:r>
      </w:fldSimple>
      <w:r>
        <w:t>. Esquema de las variantes en kNN</w:t>
      </w:r>
      <w:bookmarkEnd w:id="230"/>
    </w:p>
    <w:p w:rsidR="00647426" w:rsidRDefault="00647426" w:rsidP="004B4E8A"/>
    <w:p w:rsidR="005E579A" w:rsidRDefault="005E579A" w:rsidP="00F17051">
      <w:pPr>
        <w:ind w:firstLine="426"/>
      </w:pPr>
      <w:r>
        <w:t>Si tenemos en cuenta la fórmula</w:t>
      </w:r>
      <w:r w:rsidR="00063D36">
        <w:t xml:space="preserve"> original</w:t>
      </w:r>
      <w:r>
        <w:t xml:space="preserve"> del cálculo de ratings por ejemplo en filtrado colaborativo</w:t>
      </w:r>
      <w:r w:rsidR="0058100D">
        <w:t>,</w:t>
      </w:r>
      <w:r w:rsidR="00FC5197" w:rsidRPr="00FC5197">
        <w:t xml:space="preserve"> </w:t>
      </w:r>
      <w:r w:rsidR="00FC5197">
        <w:t>podemos realizar tres modificaciones generales tal como se muestra en el diagrama</w:t>
      </w:r>
      <w:r>
        <w:t>:</w:t>
      </w:r>
    </w:p>
    <w:p w:rsidR="00E62791" w:rsidRDefault="00E62791" w:rsidP="00F17051">
      <w:pPr>
        <w:ind w:firstLine="426"/>
      </w:pPr>
    </w:p>
    <w:p w:rsidR="005E579A" w:rsidRDefault="005E579A" w:rsidP="00445A2B">
      <w:pPr>
        <w:jc w:val="center"/>
      </w:pPr>
      <w:r>
        <w:rPr>
          <w:rFonts w:ascii="Proxima Nova" w:hAnsi="Proxima Nova"/>
          <w:noProof/>
        </w:rPr>
        <w:drawing>
          <wp:inline distT="0" distB="0" distL="0" distR="0">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79209" cy="695316"/>
                    </a:xfrm>
                    <a:prstGeom prst="rect">
                      <a:avLst/>
                    </a:prstGeom>
                  </pic:spPr>
                </pic:pic>
              </a:graphicData>
            </a:graphic>
          </wp:inline>
        </w:drawing>
      </w:r>
    </w:p>
    <w:p w:rsidR="00805722" w:rsidRDefault="00805722" w:rsidP="00445A2B">
      <w:pPr>
        <w:jc w:val="center"/>
      </w:pPr>
    </w:p>
    <w:p w:rsidR="00F243B9" w:rsidRDefault="00F243B9" w:rsidP="00F17051">
      <w:pPr>
        <w:ind w:firstLine="426"/>
      </w:pPr>
      <w:r>
        <w:t xml:space="preserve">En cuanto al vecindario, </w:t>
      </w:r>
      <w:r w:rsidRPr="001A6EF2">
        <w:rPr>
          <w:color w:val="000000" w:themeColor="text1"/>
        </w:rPr>
        <w:t xml:space="preserve">puede ser obtenido por dos </w:t>
      </w:r>
      <w:r w:rsidR="00063D36">
        <w:rPr>
          <w:color w:val="000000" w:themeColor="text1"/>
        </w:rPr>
        <w:t xml:space="preserve">vías, recibiendo los vecinos desde </w:t>
      </w:r>
      <w:r w:rsidRPr="001A6EF2">
        <w:rPr>
          <w:color w:val="000000" w:themeColor="text1"/>
        </w:rPr>
        <w:t xml:space="preserve">librería NMSLIB, explicado en </w:t>
      </w:r>
      <w:r w:rsidR="00FC5C71">
        <w:fldChar w:fldCharType="begin"/>
      </w:r>
      <w:r w:rsidR="00063D36">
        <w:rPr>
          <w:color w:val="000000" w:themeColor="text1"/>
        </w:rPr>
        <w:instrText xml:space="preserve"> REF _Ref472266374 \r \h </w:instrText>
      </w:r>
      <w:r w:rsidR="00FC5C71">
        <w:fldChar w:fldCharType="separate"/>
      </w:r>
      <w:r w:rsidR="0057226A">
        <w:rPr>
          <w:color w:val="000000" w:themeColor="text1"/>
        </w:rPr>
        <w:t>3.4.1</w:t>
      </w:r>
      <w:r w:rsidR="00FC5C71">
        <w:fldChar w:fldCharType="end"/>
      </w:r>
      <w:r w:rsidR="00063D36">
        <w:t xml:space="preserve"> y </w:t>
      </w:r>
      <w:r w:rsidR="00FC5C71">
        <w:fldChar w:fldCharType="begin"/>
      </w:r>
      <w:r w:rsidR="00063D36">
        <w:instrText xml:space="preserve"> REF _Ref472266378 \r \h </w:instrText>
      </w:r>
      <w:r w:rsidR="00FC5C71">
        <w:fldChar w:fldCharType="separate"/>
      </w:r>
      <w:r w:rsidR="0057226A">
        <w:t>3.4.2</w:t>
      </w:r>
      <w:r w:rsidR="00FC5C71">
        <w:fldChar w:fldCharType="end"/>
      </w:r>
      <w:r w:rsidRPr="001A6EF2">
        <w:rPr>
          <w:color w:val="000000" w:themeColor="text1"/>
        </w:rPr>
        <w:t xml:space="preserve"> o bien por el método tradicional calculando la similitud entre los usuarios y obteniendo las k similitudes</w:t>
      </w:r>
      <w:r>
        <w:t xml:space="preserve"> más altas.</w:t>
      </w:r>
    </w:p>
    <w:p w:rsidR="00445A2B" w:rsidRPr="002A4BED" w:rsidRDefault="00445A2B" w:rsidP="00F17051">
      <w:pPr>
        <w:ind w:firstLine="426"/>
      </w:pPr>
      <w:r>
        <w:t xml:space="preserve">Dentro de las similitudes existen diferentes opciones como se menciona en </w:t>
      </w:r>
      <w:r w:rsidR="00FC5C71">
        <w:fldChar w:fldCharType="begin"/>
      </w:r>
      <w:r w:rsidR="00063D36">
        <w:instrText xml:space="preserve"> REF _Ref472266341 \r \h </w:instrText>
      </w:r>
      <w:r w:rsidR="00FC5C71">
        <w:fldChar w:fldCharType="separate"/>
      </w:r>
      <w:r w:rsidR="0057226A">
        <w:t>2.1.2</w:t>
      </w:r>
      <w:r w:rsidR="00FC5C71">
        <w:fldChar w:fldCharType="end"/>
      </w:r>
      <w:r>
        <w:t xml:space="preserve">. Dos de ellas, coseno y Jaccard son utilizadas directamente desde la implementación que ofrece </w:t>
      </w:r>
      <w:r>
        <w:lastRenderedPageBreak/>
        <w:t>RankSys, mientras que Pearson es implementada desde el inicio ofreciendo a su vez otras dos variantes.</w:t>
      </w:r>
      <w:r w:rsidR="002A4BED">
        <w:t xml:space="preserve"> También existe la posibilidad de aplicar un </w:t>
      </w:r>
      <w:r w:rsidR="002A4BED" w:rsidRPr="002A4BED">
        <w:rPr>
          <w:i/>
        </w:rPr>
        <w:t>threshold</w:t>
      </w:r>
      <w:r w:rsidR="002A4BED">
        <w:t xml:space="preserve"> a la similitud, esto es un valor límite por debajo del cual no se van a considerar las similitudes, en el caso de escoger un threshold de 0.3, el vecindario no contendrá vecinos con un valor de similitud por debajo de 0.3, únicamente valores superiores.</w:t>
      </w:r>
    </w:p>
    <w:p w:rsidR="00445A2B" w:rsidRDefault="00445A2B" w:rsidP="00F17051"/>
    <w:p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rsidR="00053BDD" w:rsidRDefault="00EA250E" w:rsidP="00F17051">
      <w:pPr>
        <w:ind w:firstLine="426"/>
      </w:pPr>
      <w:r>
        <w:t xml:space="preserve">En el diagrama, “Pearson all” hace referencia a esto </w:t>
      </w:r>
      <w:r w:rsidR="00461C6E">
        <w:t>último</w:t>
      </w:r>
      <w:r>
        <w:t>, mientras que Pearson intersection implica</w:t>
      </w:r>
      <w:r w:rsidR="00F17051">
        <w:t xml:space="preserve"> </w:t>
      </w:r>
      <w:r>
        <w:t xml:space="preserve">el conjunto de ítems </w:t>
      </w:r>
      <w:r w:rsidR="007A56E9">
        <w:t>p</w:t>
      </w:r>
      <w:r>
        <w:t xml:space="preserve">untuados en común. </w:t>
      </w:r>
    </w:p>
    <w:p w:rsidR="00080A7F" w:rsidRDefault="00080A7F" w:rsidP="004B4E8A"/>
    <w:p w:rsidR="000D2A51" w:rsidRDefault="00C047FD" w:rsidP="00C047FD">
      <w:pPr>
        <w:ind w:firstLine="426"/>
      </w:pPr>
      <w:r>
        <w:t>La</w:t>
      </w:r>
      <w:r w:rsidR="00EA5148">
        <w:t xml:space="preserve"> segunda</w:t>
      </w:r>
      <w:r>
        <w:t xml:space="preserve"> </w:t>
      </w:r>
      <w:r w:rsidR="00EA5148">
        <w:t xml:space="preserve">variante </w:t>
      </w:r>
      <w:r>
        <w:t>(Similarity threshold)</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r w:rsidR="00EA5148" w:rsidRPr="00EA5148">
        <w:rPr>
          <w:i/>
        </w:rPr>
        <w:t>u,v</w:t>
      </w:r>
      <w:r w:rsidR="00EA5148">
        <w:t>)</w:t>
      </w:r>
      <w:r w:rsidR="0057226A">
        <w:t xml:space="preserve"> en </w:t>
      </w:r>
      <w:r w:rsidR="00FC5C71">
        <w:fldChar w:fldCharType="begin"/>
      </w:r>
      <w:r w:rsidR="0057226A">
        <w:instrText xml:space="preserve"> REF _Ref472266542 \r \h </w:instrText>
      </w:r>
      <w:r w:rsidR="00FC5C71">
        <w:fldChar w:fldCharType="separate"/>
      </w:r>
      <w:r w:rsidR="0057226A">
        <w:t>2.1.2</w:t>
      </w:r>
      <w:r w:rsidR="00FC5C71">
        <w:fldChar w:fldCharType="end"/>
      </w:r>
      <w:r w:rsidR="00EA5148">
        <w:t>, es posible</w:t>
      </w:r>
      <w:r w:rsidR="00D866A5">
        <w:t xml:space="preserve"> utilizar diferentes para cada caso, habiendo las tres posibilidades anteriores con la posibilidad de aplicar threshold</w:t>
      </w:r>
      <w:r w:rsidR="00EA5148">
        <w:t>.</w:t>
      </w:r>
    </w:p>
    <w:p w:rsidR="0083241C" w:rsidRDefault="0083241C" w:rsidP="00C047FD">
      <w:pPr>
        <w:ind w:firstLine="426"/>
      </w:pPr>
    </w:p>
    <w:p w:rsidR="0083241C" w:rsidRDefault="0083241C" w:rsidP="00C047FD">
      <w:pPr>
        <w:ind w:firstLine="426"/>
      </w:pPr>
      <w:r>
        <w:t>La tercera y última variación es la</w:t>
      </w:r>
      <w:r w:rsidR="00675747">
        <w:t xml:space="preserve"> normalización, bien de </w:t>
      </w:r>
      <w:r>
        <w:t>ratings (</w:t>
      </w:r>
      <w:r w:rsidR="00FC5C71">
        <w:fldChar w:fldCharType="begin"/>
      </w:r>
      <w:r w:rsidR="0057226A">
        <w:instrText xml:space="preserve"> REF _Ref472266579 \r \h </w:instrText>
      </w:r>
      <w:r w:rsidR="00FC5C71">
        <w:fldChar w:fldCharType="separate"/>
      </w:r>
      <w:r w:rsidR="0057226A">
        <w:t>2.2</w:t>
      </w:r>
      <w:r w:rsidR="00FC5C71">
        <w:fldChar w:fldCharType="end"/>
      </w:r>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rsidR="00050E54" w:rsidRDefault="00050E54" w:rsidP="00C047FD">
      <w:pPr>
        <w:ind w:firstLine="426"/>
      </w:pPr>
    </w:p>
    <w:p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rsidR="000C3139" w:rsidRDefault="000C3139" w:rsidP="00C047FD">
      <w:pPr>
        <w:ind w:firstLine="426"/>
      </w:pPr>
    </w:p>
    <w:p w:rsidR="000C3139" w:rsidRDefault="000C3139" w:rsidP="00C047FD">
      <w:pPr>
        <w:ind w:firstLine="426"/>
      </w:pPr>
      <w:r>
        <w:t>De esta manera podríamos parametrizar la formula en tres puntos:</w:t>
      </w:r>
    </w:p>
    <w:p w:rsidR="000C3139" w:rsidRDefault="000C3139" w:rsidP="00C047FD">
      <w:pPr>
        <w:ind w:firstLine="426"/>
      </w:pPr>
    </w:p>
    <w:p w:rsidR="000D2A51" w:rsidRDefault="00030320" w:rsidP="00030320">
      <w:pPr>
        <w:jc w:val="center"/>
      </w:pPr>
      <w:r>
        <w:rPr>
          <w:noProof/>
        </w:rPr>
        <w:drawing>
          <wp:inline distT="0" distB="0" distL="0" distR="0">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9589" cy="791369"/>
                    </a:xfrm>
                    <a:prstGeom prst="rect">
                      <a:avLst/>
                    </a:prstGeom>
                  </pic:spPr>
                </pic:pic>
              </a:graphicData>
            </a:graphic>
          </wp:inline>
        </w:drawing>
      </w:r>
    </w:p>
    <w:p w:rsidR="00673B3B" w:rsidRDefault="00673B3B" w:rsidP="00030320">
      <w:pPr>
        <w:jc w:val="center"/>
      </w:pPr>
    </w:p>
    <w:p w:rsidR="00BB7049" w:rsidRDefault="00BB7049" w:rsidP="00030320">
      <w:pPr>
        <w:jc w:val="center"/>
      </w:pPr>
    </w:p>
    <w:p w:rsidR="00BB7049" w:rsidRDefault="00BB7049" w:rsidP="007C20BF">
      <w:pPr>
        <w:pStyle w:val="Prrafodelista"/>
        <w:numPr>
          <w:ilvl w:val="0"/>
          <w:numId w:val="23"/>
        </w:numPr>
      </w:pPr>
      <w:r>
        <w:t>El primero. En el primero se suma la media del usuario</w:t>
      </w:r>
      <w:r w:rsidR="00D15910">
        <w:t xml:space="preserve"> en Mean-Centering</w:t>
      </w:r>
      <w:r>
        <w:t xml:space="preserve">, mientras </w:t>
      </w:r>
      <w:r w:rsidR="00D15910">
        <w:t>que,</w:t>
      </w:r>
      <w:r>
        <w:t xml:space="preserve"> en el segundo</w:t>
      </w:r>
      <w:r w:rsidR="00D15910">
        <w:t>, usado en Z-score (</w:t>
      </w:r>
      <w:r w:rsidR="00FC5C71">
        <w:fldChar w:fldCharType="begin"/>
      </w:r>
      <w:r w:rsidR="0057226A">
        <w:instrText xml:space="preserve"> REF _Ref472266594 \r \h </w:instrText>
      </w:r>
      <w:r w:rsidR="00FC5C71">
        <w:fldChar w:fldCharType="separate"/>
      </w:r>
      <w:r w:rsidR="0057226A">
        <w:t>2.2</w:t>
      </w:r>
      <w:r w:rsidR="00FC5C71">
        <w:fldChar w:fldCharType="end"/>
      </w:r>
      <w:r w:rsidR="00D15910">
        <w:t>)</w:t>
      </w:r>
      <w:r>
        <w:t xml:space="preserve"> se calcula la suma de la media y la desviación típica del usuario.   </w:t>
      </w:r>
    </w:p>
    <w:p w:rsidR="003B7A84" w:rsidRDefault="003B7A84" w:rsidP="003B7A84">
      <w:pPr>
        <w:pStyle w:val="Prrafodelista"/>
        <w:ind w:left="1146"/>
      </w:pPr>
    </w:p>
    <w:p w:rsidR="00331102" w:rsidRDefault="00331102" w:rsidP="007C20BF">
      <w:pPr>
        <w:pStyle w:val="Prrafodelista"/>
        <w:numPr>
          <w:ilvl w:val="0"/>
          <w:numId w:val="23"/>
        </w:numPr>
      </w:pPr>
      <w:r>
        <w:t>En el segundo, se decide normalizar o no la similitud.</w:t>
      </w:r>
    </w:p>
    <w:p w:rsidR="00331102" w:rsidRDefault="00331102" w:rsidP="00331102"/>
    <w:p w:rsidR="000D2A51" w:rsidRDefault="00331102" w:rsidP="007C20BF">
      <w:pPr>
        <w:pStyle w:val="Prrafodelista"/>
        <w:numPr>
          <w:ilvl w:val="0"/>
          <w:numId w:val="23"/>
        </w:numPr>
      </w:pPr>
      <w:r>
        <w:t>En el último se aplica la normalización de ratings, restando 0 en caso de STD, la media del usuario en Mean-Centering y la media del usuario dividida entre la desviación típica si aplicamos Z-score.</w:t>
      </w:r>
    </w:p>
    <w:p w:rsidR="000D2A51" w:rsidRDefault="000D2A51" w:rsidP="004B4E8A"/>
    <w:p w:rsidR="000D2A51" w:rsidRDefault="000D2A51" w:rsidP="004B4E8A"/>
    <w:p w:rsidR="000D2A51" w:rsidRDefault="0020329B" w:rsidP="000D2A51">
      <w:pPr>
        <w:pStyle w:val="Ttulo3"/>
      </w:pPr>
      <w:bookmarkStart w:id="231" w:name="_Librerías_externas_utilizadas"/>
      <w:bookmarkEnd w:id="231"/>
      <w:r>
        <w:lastRenderedPageBreak/>
        <w:t xml:space="preserve"> </w:t>
      </w:r>
      <w:bookmarkStart w:id="232" w:name="_Toc471826487"/>
      <w:bookmarkStart w:id="233" w:name="_Ref472266374"/>
      <w:bookmarkStart w:id="234" w:name="_Ref472275158"/>
      <w:bookmarkStart w:id="235" w:name="_Ref472275435"/>
      <w:r w:rsidR="000D2A51">
        <w:t>Librerías externas utilizadas</w:t>
      </w:r>
      <w:bookmarkEnd w:id="232"/>
      <w:bookmarkEnd w:id="233"/>
      <w:bookmarkEnd w:id="234"/>
      <w:bookmarkEnd w:id="235"/>
    </w:p>
    <w:p w:rsidR="009869CD" w:rsidRDefault="009869CD" w:rsidP="009869CD"/>
    <w:p w:rsidR="00DA1CB0" w:rsidRDefault="00F931A5" w:rsidP="009869CD">
      <w:r>
        <w:t>La librería principal en la que está basado el proyecto es RankSys</w:t>
      </w:r>
      <w:r w:rsidR="00DA1CB0">
        <w:rPr>
          <w:vertAlign w:val="superscript"/>
        </w:rPr>
        <w:t>2</w:t>
      </w:r>
      <w:r w:rsidR="00CA2723">
        <w:t>, un framework para la implementación de algoritmos de recomendación y evaluación</w:t>
      </w:r>
      <w:r w:rsidR="00AC3751">
        <w:t xml:space="preserve">. </w:t>
      </w:r>
      <w:r w:rsidR="001D27EF">
        <w:t>RankSys ha sido programada en Java 8, tomando ventajas de ésta nueva versión, como las expresiones lambda</w:t>
      </w:r>
      <w:r w:rsidR="00DA1CB0">
        <w:t xml:space="preserve"> o </w:t>
      </w:r>
      <w:r w:rsidR="00DA1CB0" w:rsidRPr="00DA1CB0">
        <w:rPr>
          <w:i/>
        </w:rPr>
        <w:t>streams</w:t>
      </w:r>
      <w:r w:rsidR="00DA1CB0">
        <w:t>, así como la facilidad de paralelizar el código para obtener mayor rendimiento.</w:t>
      </w:r>
      <w:r w:rsidR="00C91FC2">
        <w:t xml:space="preserve"> </w:t>
      </w:r>
      <w:r w:rsidR="007B47AF">
        <w:t xml:space="preserve">Se han </w:t>
      </w:r>
      <w:r w:rsidR="00AE6AB0">
        <w:t>evaluado otras librerías como LensKit o Mahout</w:t>
      </w:r>
      <w:r w:rsidR="00A61831">
        <w:t xml:space="preserve"> pero no se obtenían los mismos resultados que con RankSys</w:t>
      </w:r>
      <w:r w:rsidR="009178DA">
        <w:t>.</w:t>
      </w:r>
    </w:p>
    <w:p w:rsidR="00CA5351" w:rsidRDefault="00CA5351" w:rsidP="009869CD"/>
    <w:p w:rsidR="00E6304A" w:rsidRDefault="00CA5351" w:rsidP="00CA5351">
      <w:pPr>
        <w:ind w:firstLine="426"/>
      </w:pPr>
      <w:r>
        <w:t>RankSys ofrece una base a la de recomendación y evaluación, posee</w:t>
      </w:r>
    </w:p>
    <w:p w:rsidR="00CA5351" w:rsidRDefault="00CA5351" w:rsidP="00CA5351">
      <w:pPr>
        <w:ind w:firstLine="426"/>
      </w:pPr>
      <w:r>
        <w:t xml:space="preserve"> algoritmos báscos (popularidad, knn, factorización de matrices), similitudes (coseno, jaccard) para métodos basados en ítem y usuario.</w:t>
      </w:r>
    </w:p>
    <w:p w:rsidR="00D23C2E" w:rsidRDefault="00D23C2E" w:rsidP="00CA5351">
      <w:pPr>
        <w:ind w:firstLine="426"/>
      </w:pPr>
    </w:p>
    <w:p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r w:rsidR="00580D76">
        <w:t xml:space="preserve"> Para conectar estas dos librerías utilizamos otra aparte, Apache Thrift (</w:t>
      </w:r>
      <w:r w:rsidR="00FC5C71">
        <w:fldChar w:fldCharType="begin"/>
      </w:r>
      <w:r w:rsidR="00580D76">
        <w:instrText xml:space="preserve"> REF _Ref472275569 \r \h </w:instrText>
      </w:r>
      <w:r w:rsidR="00FC5C71">
        <w:fldChar w:fldCharType="separate"/>
      </w:r>
      <w:r w:rsidR="00580D76">
        <w:t>3.4.4</w:t>
      </w:r>
      <w:r w:rsidR="00FC5C71">
        <w:fldChar w:fldCharType="end"/>
      </w:r>
      <w:r w:rsidR="00580D76">
        <w:t>)</w:t>
      </w:r>
    </w:p>
    <w:p w:rsidR="007B5441" w:rsidRPr="00D51EDE" w:rsidRDefault="007B5441" w:rsidP="000D2A51"/>
    <w:p w:rsidR="00CB2C1F" w:rsidRDefault="00CB2C1F" w:rsidP="00CB2C1F">
      <w:pPr>
        <w:pStyle w:val="Ttulo3"/>
      </w:pPr>
      <w:bookmarkStart w:id="236" w:name="_Cálculo_aproximado_de"/>
      <w:bookmarkStart w:id="237" w:name="_Toc471826488"/>
      <w:bookmarkStart w:id="238" w:name="_Ref472266378"/>
      <w:bookmarkStart w:id="239" w:name="_Ref472274830"/>
      <w:bookmarkEnd w:id="236"/>
      <w:r>
        <w:t>Cálculo aproximado de vecinos</w:t>
      </w:r>
      <w:bookmarkEnd w:id="237"/>
      <w:bookmarkEnd w:id="238"/>
      <w:bookmarkEnd w:id="239"/>
    </w:p>
    <w:p w:rsidR="00D3114D" w:rsidRDefault="00D3114D" w:rsidP="00D3114D"/>
    <w:p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Erik Bernhardsson</w:t>
      </w:r>
      <w:r w:rsidR="000C3F29">
        <w:t xml:space="preserve"> </w:t>
      </w:r>
      <w:r w:rsidR="00FC5C71">
        <w:fldChar w:fldCharType="begin"/>
      </w:r>
      <w:r w:rsidR="000C3F29">
        <w:instrText xml:space="preserve"> REF _Ref471743373 \r \h </w:instrText>
      </w:r>
      <w:r w:rsidR="00FC5C71">
        <w:fldChar w:fldCharType="separate"/>
      </w:r>
      <w:r w:rsidR="0057226A">
        <w:t>[2]</w:t>
      </w:r>
      <w:r w:rsidR="00FC5C71">
        <w:fldChar w:fldCharType="end"/>
      </w:r>
      <w:r w:rsidR="000C3F29">
        <w:t xml:space="preserve">, </w:t>
      </w:r>
      <w:r w:rsidR="00FC5C71">
        <w:fldChar w:fldCharType="begin"/>
      </w:r>
      <w:r w:rsidR="000C3F29">
        <w:instrText xml:space="preserve"> REF _Ref471743356 \r \h </w:instrText>
      </w:r>
      <w:r w:rsidR="00FC5C71">
        <w:fldChar w:fldCharType="separate"/>
      </w:r>
      <w:r w:rsidR="0057226A">
        <w:t>[3]</w:t>
      </w:r>
      <w:r w:rsidR="00FC5C71">
        <w:fldChar w:fldCharType="end"/>
      </w:r>
      <w:r w:rsidR="000C3F29">
        <w:t xml:space="preserve"> y </w:t>
      </w:r>
      <w:r w:rsidR="00FC5C71">
        <w:fldChar w:fldCharType="begin"/>
      </w:r>
      <w:r w:rsidR="000C3F29">
        <w:instrText xml:space="preserve"> REF _Ref471743361 \r \h </w:instrText>
      </w:r>
      <w:r w:rsidR="00FC5C71">
        <w:fldChar w:fldCharType="separate"/>
      </w:r>
      <w:r w:rsidR="0057226A">
        <w:t>[4]</w:t>
      </w:r>
      <w:r w:rsidR="00FC5C71">
        <w:fldChar w:fldCharType="end"/>
      </w:r>
      <w:r w:rsidR="005E5878">
        <w:t>.</w:t>
      </w:r>
      <w:r>
        <w:t xml:space="preserve"> La finalidad es la misma que el cómputo mediante similitudes, obtener los k vecinos más cercanos a un usuario en concreto. </w:t>
      </w:r>
    </w:p>
    <w:p w:rsidR="00881C8B" w:rsidRDefault="00881C8B" w:rsidP="003B13F9"/>
    <w:p w:rsidR="00881C8B" w:rsidRDefault="00881C8B" w:rsidP="00881C8B">
      <w:pPr>
        <w:keepNext/>
        <w:jc w:val="center"/>
      </w:pPr>
      <w:r>
        <w:rPr>
          <w:noProof/>
        </w:rPr>
        <w:drawing>
          <wp:inline distT="0" distB="0" distL="0" distR="0">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14869" cy="2412275"/>
                    </a:xfrm>
                    <a:prstGeom prst="rect">
                      <a:avLst/>
                    </a:prstGeom>
                  </pic:spPr>
                </pic:pic>
              </a:graphicData>
            </a:graphic>
          </wp:inline>
        </w:drawing>
      </w:r>
    </w:p>
    <w:p w:rsidR="005E5878" w:rsidRDefault="00881C8B" w:rsidP="0085640A">
      <w:pPr>
        <w:pStyle w:val="Epgrafe"/>
      </w:pPr>
      <w:bookmarkStart w:id="240" w:name="_Toc471825599"/>
      <w:r>
        <w:t xml:space="preserve">Figura </w:t>
      </w:r>
      <w:fldSimple w:instr=" SEQ Figura \* ARABIC ">
        <w:r w:rsidR="00931856">
          <w:rPr>
            <w:noProof/>
          </w:rPr>
          <w:t>8</w:t>
        </w:r>
      </w:fldSimple>
      <w:r>
        <w:t>. Mapa bidimensional de usuarios</w:t>
      </w:r>
      <w:bookmarkEnd w:id="240"/>
    </w:p>
    <w:p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dataset con 10 usuarios y 5 </w:t>
      </w:r>
      <w:r w:rsidR="00C80029">
        <w:t>ítems compondrá un espacio de 5</w:t>
      </w:r>
      <w:r w:rsidR="00DF7E53">
        <w:t xml:space="preserve"> dimensiones. La proximidad entre dos vectores normalmente se mide con la distancia euclídea al cuadrado:</w:t>
      </w:r>
    </w:p>
    <w:p w:rsidR="00DF7E53" w:rsidRDefault="00DF7E53" w:rsidP="005E5878">
      <w:pPr>
        <w:ind w:firstLine="426"/>
      </w:pPr>
    </w:p>
    <w:p w:rsidR="00DF7E53" w:rsidRDefault="00DF7E53" w:rsidP="00DF7E53">
      <w:pPr>
        <w:ind w:firstLine="426"/>
        <w:jc w:val="center"/>
      </w:pPr>
      <w:r>
        <w:rPr>
          <w:noProof/>
        </w:rPr>
        <w:lastRenderedPageBreak/>
        <w:drawing>
          <wp:inline distT="0" distB="0" distL="0" distR="0">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248342" cy="639032"/>
                    </a:xfrm>
                    <a:prstGeom prst="rect">
                      <a:avLst/>
                    </a:prstGeom>
                  </pic:spPr>
                </pic:pic>
              </a:graphicData>
            </a:graphic>
          </wp:inline>
        </w:drawing>
      </w:r>
    </w:p>
    <w:p w:rsidR="00DF7E53" w:rsidRPr="003B13F9" w:rsidRDefault="00DF7E53" w:rsidP="00DF7E53">
      <w:pPr>
        <w:ind w:firstLine="426"/>
      </w:pPr>
    </w:p>
    <w:p w:rsidR="00D3114D" w:rsidRDefault="00DF7E53" w:rsidP="003B13F9">
      <w:pPr>
        <w:ind w:firstLine="426"/>
      </w:pPr>
      <w:r>
        <w:t>Por lo que en éste método se excluyen las similitudes y tomamos como valor de proximidad la distancia entre los vectores.</w:t>
      </w:r>
    </w:p>
    <w:p w:rsidR="00F97FCC" w:rsidRDefault="00F97FCC" w:rsidP="003B13F9">
      <w:pPr>
        <w:ind w:firstLine="426"/>
      </w:pPr>
    </w:p>
    <w:p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rsidR="00F97FCC" w:rsidRDefault="00F97FCC" w:rsidP="003B13F9">
      <w:pPr>
        <w:ind w:firstLine="426"/>
      </w:pPr>
    </w:p>
    <w:p w:rsidR="00E24981" w:rsidRDefault="00F97FCC" w:rsidP="00E24981">
      <w:pPr>
        <w:keepNext/>
        <w:jc w:val="center"/>
      </w:pPr>
      <w:r>
        <w:rPr>
          <w:noProof/>
        </w:rPr>
        <w:drawing>
          <wp:inline distT="0" distB="0" distL="0" distR="0">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0768" cy="2455568"/>
                    </a:xfrm>
                    <a:prstGeom prst="rect">
                      <a:avLst/>
                    </a:prstGeom>
                  </pic:spPr>
                </pic:pic>
              </a:graphicData>
            </a:graphic>
          </wp:inline>
        </w:drawing>
      </w:r>
    </w:p>
    <w:p w:rsidR="00F97FCC" w:rsidRDefault="00E24981" w:rsidP="00E24981">
      <w:pPr>
        <w:pStyle w:val="Epgrafe"/>
      </w:pPr>
      <w:bookmarkStart w:id="241" w:name="_Toc471825600"/>
      <w:r>
        <w:t xml:space="preserve">Figura </w:t>
      </w:r>
      <w:fldSimple w:instr=" SEQ Figura \* ARABIC ">
        <w:r w:rsidR="00931856">
          <w:rPr>
            <w:noProof/>
          </w:rPr>
          <w:t>9</w:t>
        </w:r>
      </w:fldSimple>
      <w:r>
        <w:t xml:space="preserve">. Mapa de </w:t>
      </w:r>
      <w:r w:rsidR="001E51BC">
        <w:t>distribución</w:t>
      </w:r>
      <w:r>
        <w:t xml:space="preserve"> de usuarios en el espacio</w:t>
      </w:r>
      <w:bookmarkEnd w:id="241"/>
    </w:p>
    <w:p w:rsidR="00F97FCC" w:rsidRDefault="00F97FCC" w:rsidP="00F97FCC">
      <w:pPr>
        <w:ind w:firstLine="426"/>
      </w:pPr>
    </w:p>
    <w:p w:rsidR="00F97FCC" w:rsidRDefault="00F97FCC" w:rsidP="00F97FCC">
      <w:pPr>
        <w:ind w:firstLine="426"/>
      </w:pPr>
      <w:r>
        <w:t xml:space="preserve">El primer reto es establecer una estructura de datos que permita encontrar las distancias más cortas a un vector en un tiempo sublineal. Parece natural elegir un árbol para ello, pues su rendimiento es de orden </w:t>
      </w:r>
      <w:r w:rsidRPr="00F97FCC">
        <w:rPr>
          <w:i/>
        </w:rPr>
        <w:t>O</w:t>
      </w:r>
      <w:r>
        <w:t>(</w:t>
      </w:r>
      <w:r w:rsidRPr="00F97FCC">
        <w:rPr>
          <w:i/>
        </w:rPr>
        <w:t>log n</w:t>
      </w:r>
      <w:r>
        <w:t xml:space="preserve">). </w:t>
      </w:r>
    </w:p>
    <w:p w:rsidR="00F97FCC" w:rsidRDefault="00F97FCC" w:rsidP="00F97FCC">
      <w:pPr>
        <w:ind w:firstLine="426"/>
      </w:pPr>
    </w:p>
    <w:p w:rsidR="00F97FCC" w:rsidRDefault="00F97FCC" w:rsidP="00F97FCC">
      <w:pPr>
        <w:ind w:firstLine="426"/>
      </w:pPr>
      <w:r>
        <w:t xml:space="preserve">Ésta es la manera en que Annoy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y se traza un hiperplano equidistante a ambos</w:t>
      </w:r>
      <w:r w:rsidR="00AD7150">
        <w:t>.</w:t>
      </w:r>
    </w:p>
    <w:p w:rsidR="00AD7150" w:rsidRDefault="00AD7150" w:rsidP="00F97FCC">
      <w:pPr>
        <w:ind w:firstLine="426"/>
      </w:pPr>
    </w:p>
    <w:p w:rsidR="00AD7150" w:rsidRDefault="00AD7150" w:rsidP="00AD7150">
      <w:pPr>
        <w:keepNext/>
        <w:jc w:val="center"/>
      </w:pPr>
      <w:r>
        <w:rPr>
          <w:noProof/>
        </w:rPr>
        <w:lastRenderedPageBreak/>
        <w:drawing>
          <wp:inline distT="0" distB="0" distL="0" distR="0">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0368" cy="2455259"/>
                    </a:xfrm>
                    <a:prstGeom prst="rect">
                      <a:avLst/>
                    </a:prstGeom>
                  </pic:spPr>
                </pic:pic>
              </a:graphicData>
            </a:graphic>
          </wp:inline>
        </w:drawing>
      </w:r>
    </w:p>
    <w:p w:rsidR="00AD7150" w:rsidRDefault="00AD7150" w:rsidP="00AD7150">
      <w:pPr>
        <w:pStyle w:val="Epgrafe"/>
      </w:pPr>
      <w:bookmarkStart w:id="242" w:name="_Toc471825601"/>
      <w:r>
        <w:t xml:space="preserve">Figura </w:t>
      </w:r>
      <w:fldSimple w:instr=" SEQ Figura \* ARABIC ">
        <w:r w:rsidR="00931856">
          <w:rPr>
            <w:noProof/>
          </w:rPr>
          <w:t>10</w:t>
        </w:r>
      </w:fldSimple>
      <w:r>
        <w:t>. Mapa con tres particiones aleatorias</w:t>
      </w:r>
      <w:bookmarkEnd w:id="242"/>
    </w:p>
    <w:p w:rsidR="00AD7150" w:rsidRDefault="00AD7150" w:rsidP="00AD7150">
      <w:pPr>
        <w:jc w:val="center"/>
      </w:pPr>
    </w:p>
    <w:p w:rsidR="0085640A" w:rsidRDefault="0085640A" w:rsidP="003B13F9">
      <w:pPr>
        <w:ind w:firstLine="426"/>
      </w:pPr>
    </w:p>
    <w:p w:rsidR="0085640A" w:rsidRDefault="00AD7150" w:rsidP="003B13F9">
      <w:pPr>
        <w:ind w:firstLine="426"/>
      </w:pPr>
      <w:r>
        <w:t xml:space="preserve">En este punto el árbol resultante sería el siguiente: </w:t>
      </w:r>
    </w:p>
    <w:p w:rsidR="00416E72" w:rsidRDefault="00416E72" w:rsidP="003B13F9">
      <w:pPr>
        <w:ind w:firstLine="426"/>
      </w:pPr>
    </w:p>
    <w:p w:rsidR="00AD7150" w:rsidRDefault="00AD7150" w:rsidP="003B13F9">
      <w:pPr>
        <w:ind w:firstLine="426"/>
      </w:pPr>
    </w:p>
    <w:p w:rsidR="00416E72" w:rsidRDefault="00416E72" w:rsidP="00146163">
      <w:pPr>
        <w:keepNext/>
        <w:jc w:val="center"/>
      </w:pPr>
      <w:r>
        <w:rPr>
          <w:noProof/>
        </w:rPr>
        <w:drawing>
          <wp:inline distT="0" distB="0" distL="0" distR="0">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049660" cy="1386937"/>
                    </a:xfrm>
                    <a:prstGeom prst="rect">
                      <a:avLst/>
                    </a:prstGeom>
                  </pic:spPr>
                </pic:pic>
              </a:graphicData>
            </a:graphic>
          </wp:inline>
        </w:drawing>
      </w:r>
    </w:p>
    <w:p w:rsidR="00AD7150" w:rsidRDefault="00416E72" w:rsidP="00416E72">
      <w:pPr>
        <w:pStyle w:val="Epgrafe"/>
      </w:pPr>
      <w:bookmarkStart w:id="243" w:name="_Toc471825602"/>
      <w:r>
        <w:t xml:space="preserve">Figura </w:t>
      </w:r>
      <w:fldSimple w:instr=" SEQ Figura \* ARABIC ">
        <w:r w:rsidR="00931856">
          <w:rPr>
            <w:noProof/>
          </w:rPr>
          <w:t>11</w:t>
        </w:r>
      </w:fldSimple>
      <w:r>
        <w:t>. Árbol resultante de realizar tres particiones</w:t>
      </w:r>
      <w:bookmarkEnd w:id="243"/>
    </w:p>
    <w:p w:rsidR="00416E72" w:rsidRDefault="00416E72" w:rsidP="00416E72"/>
    <w:p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rsidR="00E3711F" w:rsidRDefault="00E3711F" w:rsidP="00DB11D2">
      <w:pPr>
        <w:ind w:firstLine="426"/>
      </w:pPr>
    </w:p>
    <w:p w:rsidR="00A61D67" w:rsidRDefault="00E3711F" w:rsidP="00A61D67">
      <w:pPr>
        <w:keepNext/>
        <w:jc w:val="center"/>
      </w:pPr>
      <w:r>
        <w:rPr>
          <w:noProof/>
        </w:rPr>
        <w:lastRenderedPageBreak/>
        <w:drawing>
          <wp:inline distT="0" distB="0" distL="0" distR="0">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rot="10800000" flipH="1" flipV="1">
                      <a:off x="0" y="0"/>
                      <a:ext cx="3180225" cy="2462892"/>
                    </a:xfrm>
                    <a:prstGeom prst="rect">
                      <a:avLst/>
                    </a:prstGeom>
                  </pic:spPr>
                </pic:pic>
              </a:graphicData>
            </a:graphic>
          </wp:inline>
        </w:drawing>
      </w:r>
    </w:p>
    <w:p w:rsidR="00146163" w:rsidRDefault="00A61D67" w:rsidP="00146163">
      <w:pPr>
        <w:pStyle w:val="Epgrafe"/>
      </w:pPr>
      <w:bookmarkStart w:id="244" w:name="_Toc471825603"/>
      <w:r>
        <w:t xml:space="preserve">Figura </w:t>
      </w:r>
      <w:fldSimple w:instr=" SEQ Figura \* ARABIC ">
        <w:r w:rsidR="00931856">
          <w:rPr>
            <w:noProof/>
          </w:rPr>
          <w:t>12</w:t>
        </w:r>
      </w:fldSimple>
      <w:r>
        <w:t>. Mapa de particiones para k=10</w:t>
      </w:r>
      <w:bookmarkEnd w:id="244"/>
    </w:p>
    <w:p w:rsidR="00146163" w:rsidRDefault="00146163" w:rsidP="00146163">
      <w:pPr>
        <w:ind w:firstLine="426"/>
      </w:pPr>
      <w:r>
        <w:t>Y el correspondiente árbol:</w:t>
      </w:r>
    </w:p>
    <w:p w:rsidR="00146163" w:rsidRDefault="00146163" w:rsidP="00146163">
      <w:pPr>
        <w:ind w:firstLine="426"/>
      </w:pPr>
    </w:p>
    <w:p w:rsidR="00A71B9D" w:rsidRDefault="00146163" w:rsidP="00A71B9D">
      <w:pPr>
        <w:keepNext/>
        <w:jc w:val="center"/>
      </w:pPr>
      <w:r>
        <w:rPr>
          <w:noProof/>
        </w:rPr>
        <w:drawing>
          <wp:inline distT="0" distB="0" distL="0" distR="0">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146163" w:rsidRPr="00146163" w:rsidRDefault="00A71B9D" w:rsidP="00A71B9D">
      <w:pPr>
        <w:pStyle w:val="Epgrafe"/>
      </w:pPr>
      <w:bookmarkStart w:id="245" w:name="_Toc471825604"/>
      <w:r>
        <w:t xml:space="preserve">Figura </w:t>
      </w:r>
      <w:fldSimple w:instr=" SEQ Figura \* ARABIC ">
        <w:r w:rsidR="00931856">
          <w:rPr>
            <w:noProof/>
          </w:rPr>
          <w:t>13</w:t>
        </w:r>
      </w:fldSimple>
      <w:r>
        <w:t>. Árbol binario de particiones para k=10.</w:t>
      </w:r>
      <w:bookmarkEnd w:id="245"/>
    </w:p>
    <w:p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Para buscar cualquier punto en el espacio, simplemente se ha de recorrer el árbol desde la raíz. Cada punto intermedio definidos como cuadrados, representan un hiperplano, de manera</w:t>
      </w:r>
      <w:r w:rsidR="005D1862">
        <w:t xml:space="preserve"> </w:t>
      </w:r>
      <w:r w:rsidR="00B04256">
        <w:t>podemos saber</w:t>
      </w:r>
      <w:r w:rsidR="00512113">
        <w:t xml:space="preserve"> hacia qué hijo deberemos dirigirnos </w:t>
      </w:r>
      <w:r w:rsidR="00B04256">
        <w:t>a la hora de buscar.</w:t>
      </w:r>
    </w:p>
    <w:p w:rsidR="001605DC" w:rsidRDefault="001605DC" w:rsidP="00512113">
      <w:pPr>
        <w:ind w:firstLine="426"/>
      </w:pPr>
    </w:p>
    <w:p w:rsidR="001605DC" w:rsidRDefault="00EB7FFB" w:rsidP="00512113">
      <w:pPr>
        <w:ind w:firstLine="426"/>
      </w:pPr>
      <w:r>
        <w:t>Imaginemos que buscamos un usuario concreto que resultar ser el siguiente:</w:t>
      </w:r>
    </w:p>
    <w:p w:rsidR="00EB7FFB" w:rsidRDefault="00EB7FFB" w:rsidP="00512113">
      <w:pPr>
        <w:ind w:firstLine="426"/>
      </w:pPr>
    </w:p>
    <w:p w:rsidR="00EB7FFB" w:rsidRDefault="00EB7FFB" w:rsidP="00EB7FFB">
      <w:pPr>
        <w:keepNext/>
        <w:jc w:val="center"/>
      </w:pPr>
      <w:r>
        <w:rPr>
          <w:noProof/>
        </w:rPr>
        <w:lastRenderedPageBreak/>
        <w:drawing>
          <wp:inline distT="0" distB="0" distL="0" distR="0">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3274" cy="2457509"/>
                    </a:xfrm>
                    <a:prstGeom prst="rect">
                      <a:avLst/>
                    </a:prstGeom>
                  </pic:spPr>
                </pic:pic>
              </a:graphicData>
            </a:graphic>
          </wp:inline>
        </w:drawing>
      </w:r>
    </w:p>
    <w:p w:rsidR="00EB7FFB" w:rsidRDefault="00EB7FFB" w:rsidP="00EB7FFB">
      <w:pPr>
        <w:pStyle w:val="Epgrafe"/>
      </w:pPr>
      <w:bookmarkStart w:id="246" w:name="_Toc471825605"/>
      <w:r>
        <w:t xml:space="preserve">Figura </w:t>
      </w:r>
      <w:fldSimple w:instr=" SEQ Figura \* ARABIC ">
        <w:r w:rsidR="00931856">
          <w:rPr>
            <w:noProof/>
          </w:rPr>
          <w:t>14</w:t>
        </w:r>
      </w:fldSimple>
      <w:r>
        <w:t>. Búsqueda de un usuario en el espacio</w:t>
      </w:r>
      <w:bookmarkEnd w:id="246"/>
    </w:p>
    <w:p w:rsidR="00EB7FFB" w:rsidRDefault="00EB7FFB" w:rsidP="00EB7FFB">
      <w:pPr>
        <w:ind w:firstLine="426"/>
        <w:jc w:val="center"/>
      </w:pPr>
    </w:p>
    <w:p w:rsidR="00EB7FFB" w:rsidRDefault="00EB7FFB" w:rsidP="00512113">
      <w:pPr>
        <w:ind w:firstLine="426"/>
      </w:pPr>
    </w:p>
    <w:p w:rsidR="00EB7FFB" w:rsidRDefault="00EB7FFB" w:rsidP="00EB7FFB">
      <w:pPr>
        <w:keepNext/>
        <w:jc w:val="center"/>
      </w:pPr>
      <w:r>
        <w:rPr>
          <w:noProof/>
        </w:rPr>
        <w:drawing>
          <wp:inline distT="0" distB="0" distL="0" distR="0">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331281" w:rsidRDefault="00EB7FFB" w:rsidP="008F4888">
      <w:pPr>
        <w:pStyle w:val="Epgrafe"/>
      </w:pPr>
      <w:bookmarkStart w:id="247" w:name="_Toc471825606"/>
      <w:r>
        <w:t xml:space="preserve">Figura </w:t>
      </w:r>
      <w:fldSimple w:instr=" SEQ Figura \* ARABIC ">
        <w:r w:rsidR="00931856">
          <w:rPr>
            <w:noProof/>
          </w:rPr>
          <w:t>15</w:t>
        </w:r>
      </w:fldSimple>
      <w:r>
        <w:t>. Árbol resultante de la búsqueda de un usuario</w:t>
      </w:r>
      <w:bookmarkEnd w:id="247"/>
    </w:p>
    <w:p w:rsidR="00331281" w:rsidRDefault="00331281" w:rsidP="00331281">
      <w:pPr>
        <w:ind w:firstLine="426"/>
      </w:pPr>
      <w:r>
        <w:t>En el área que contiene al usuario en el espacio hay siete vecinos. Si observamos, éstos no resultan ser los más cercanos, pues el usuario está en la zona delimitada por un hiperplano quedando vecinos más cercanos en un área distinta.</w:t>
      </w:r>
    </w:p>
    <w:p w:rsidR="008F4888" w:rsidRDefault="008F4888" w:rsidP="00331281">
      <w:pPr>
        <w:ind w:firstLine="426"/>
      </w:pPr>
    </w:p>
    <w:p w:rsidR="008F4888" w:rsidRDefault="008F4888" w:rsidP="00331281">
      <w:pPr>
        <w:ind w:firstLine="426"/>
      </w:pPr>
      <w:r>
        <w:t>Por lo tanto, hay dos problemas a resolver:</w:t>
      </w:r>
    </w:p>
    <w:p w:rsidR="00251720" w:rsidRDefault="00251720" w:rsidP="00331281">
      <w:pPr>
        <w:ind w:firstLine="426"/>
      </w:pPr>
    </w:p>
    <w:p w:rsidR="008F4888" w:rsidRDefault="008F4888" w:rsidP="007C20BF">
      <w:pPr>
        <w:pStyle w:val="Prrafodelista"/>
        <w:numPr>
          <w:ilvl w:val="0"/>
          <w:numId w:val="21"/>
        </w:numPr>
      </w:pPr>
      <w:r>
        <w:t>Encontrar los vecinos realmente más cercanos</w:t>
      </w:r>
    </w:p>
    <w:p w:rsidR="008F4888" w:rsidRDefault="00251720" w:rsidP="007C20BF">
      <w:pPr>
        <w:pStyle w:val="Prrafodelista"/>
        <w:numPr>
          <w:ilvl w:val="0"/>
          <w:numId w:val="21"/>
        </w:numPr>
      </w:pPr>
      <w:r>
        <w:t>Encontrar más de los siete vecinos que definen el área encontrada.</w:t>
      </w:r>
    </w:p>
    <w:p w:rsidR="00FC1D31" w:rsidRDefault="00FC1D31" w:rsidP="00FC1D31"/>
    <w:p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threshold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rsidR="007E449E" w:rsidRDefault="007E449E" w:rsidP="007E449E">
      <w:pPr>
        <w:ind w:firstLine="426"/>
      </w:pPr>
    </w:p>
    <w:p w:rsidR="007E449E" w:rsidRDefault="007E449E" w:rsidP="007E449E">
      <w:pPr>
        <w:keepNext/>
        <w:jc w:val="center"/>
      </w:pPr>
      <w:r>
        <w:rPr>
          <w:noProof/>
        </w:rPr>
        <w:lastRenderedPageBreak/>
        <w:drawing>
          <wp:inline distT="0" distB="0" distL="0" distR="0">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42404" cy="2511046"/>
                    </a:xfrm>
                    <a:prstGeom prst="rect">
                      <a:avLst/>
                    </a:prstGeom>
                  </pic:spPr>
                </pic:pic>
              </a:graphicData>
            </a:graphic>
          </wp:inline>
        </w:drawing>
      </w:r>
    </w:p>
    <w:p w:rsidR="007E449E" w:rsidRDefault="007E449E" w:rsidP="007E449E">
      <w:pPr>
        <w:pStyle w:val="Epgrafe"/>
      </w:pPr>
      <w:bookmarkStart w:id="248" w:name="_Toc471825607"/>
      <w:r>
        <w:t xml:space="preserve">Figura </w:t>
      </w:r>
      <w:fldSimple w:instr=" SEQ Figura \* ARABIC ">
        <w:r w:rsidR="00931856">
          <w:rPr>
            <w:noProof/>
          </w:rPr>
          <w:t>16</w:t>
        </w:r>
      </w:fldSimple>
      <w:r>
        <w:t>. Mapa de ampliación en la búsqueda de vecinos</w:t>
      </w:r>
      <w:bookmarkEnd w:id="248"/>
      <w:r>
        <w:t xml:space="preserve"> </w:t>
      </w:r>
    </w:p>
    <w:p w:rsidR="007E449E" w:rsidRDefault="007E449E" w:rsidP="007E449E">
      <w:pPr>
        <w:jc w:val="center"/>
      </w:pPr>
    </w:p>
    <w:p w:rsidR="007E449E" w:rsidRDefault="007E449E" w:rsidP="007E449E">
      <w:pPr>
        <w:jc w:val="center"/>
      </w:pPr>
    </w:p>
    <w:p w:rsidR="007E449E" w:rsidRDefault="007E449E" w:rsidP="007E449E">
      <w:pPr>
        <w:keepNext/>
        <w:jc w:val="center"/>
      </w:pPr>
      <w:r>
        <w:rPr>
          <w:noProof/>
        </w:rPr>
        <w:drawing>
          <wp:inline distT="0" distB="0" distL="0" distR="0">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7E449E" w:rsidRDefault="007E449E" w:rsidP="007E449E">
      <w:pPr>
        <w:pStyle w:val="Epgrafe"/>
      </w:pPr>
      <w:bookmarkStart w:id="249" w:name="_Toc471825608"/>
      <w:r>
        <w:t xml:space="preserve">Figura </w:t>
      </w:r>
      <w:fldSimple w:instr=" SEQ Figura \* ARABIC ">
        <w:r w:rsidR="00931856">
          <w:rPr>
            <w:noProof/>
          </w:rPr>
          <w:t>17</w:t>
        </w:r>
      </w:fldSimple>
      <w:r>
        <w:t>. Árbol de ampliación en la búsqueda de vecinos</w:t>
      </w:r>
      <w:bookmarkEnd w:id="249"/>
    </w:p>
    <w:p w:rsidR="0085640A" w:rsidRPr="003B13F9" w:rsidRDefault="0085640A" w:rsidP="003B13F9">
      <w:pPr>
        <w:ind w:firstLine="426"/>
      </w:pPr>
    </w:p>
    <w:p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rsidR="00677F31" w:rsidRDefault="00677F31" w:rsidP="000C479C">
      <w:pPr>
        <w:ind w:firstLine="426"/>
      </w:pPr>
    </w:p>
    <w:p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rsidR="008A20A0" w:rsidRDefault="008A20A0" w:rsidP="000C479C">
      <w:pPr>
        <w:ind w:firstLine="426"/>
      </w:pPr>
    </w:p>
    <w:p w:rsidR="00DB66EF" w:rsidRDefault="00DB66EF" w:rsidP="00DB66EF">
      <w:pPr>
        <w:keepNext/>
        <w:jc w:val="center"/>
      </w:pPr>
      <w:r>
        <w:rPr>
          <w:noProof/>
        </w:rPr>
        <w:lastRenderedPageBreak/>
        <w:drawing>
          <wp:inline distT="0" distB="0" distL="0" distR="0">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07672" cy="2405997"/>
                    </a:xfrm>
                    <a:prstGeom prst="rect">
                      <a:avLst/>
                    </a:prstGeom>
                  </pic:spPr>
                </pic:pic>
              </a:graphicData>
            </a:graphic>
          </wp:inline>
        </w:drawing>
      </w:r>
    </w:p>
    <w:p w:rsidR="008A20A0" w:rsidRDefault="00DB66EF" w:rsidP="00DB66EF">
      <w:pPr>
        <w:pStyle w:val="Epgrafe"/>
      </w:pPr>
      <w:bookmarkStart w:id="250" w:name="_Toc471825609"/>
      <w:r>
        <w:t xml:space="preserve">Figura </w:t>
      </w:r>
      <w:fldSimple w:instr=" SEQ Figura \* ARABIC ">
        <w:r w:rsidR="00931856">
          <w:rPr>
            <w:noProof/>
          </w:rPr>
          <w:t>18</w:t>
        </w:r>
      </w:fldSimple>
      <w:r>
        <w:t>. Vecindario de candidatos a vecinos más próximos en el espacio</w:t>
      </w:r>
      <w:bookmarkEnd w:id="250"/>
    </w:p>
    <w:p w:rsidR="00DB66EF" w:rsidRDefault="00DB66EF" w:rsidP="00DB66EF"/>
    <w:p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rsidR="0009793A" w:rsidRDefault="0009793A" w:rsidP="00DB66EF">
      <w:pPr>
        <w:ind w:firstLine="426"/>
      </w:pPr>
    </w:p>
    <w:p w:rsidR="006A0F1C" w:rsidRDefault="0009793A" w:rsidP="006A0F1C">
      <w:pPr>
        <w:keepNext/>
        <w:jc w:val="center"/>
      </w:pPr>
      <w:r>
        <w:rPr>
          <w:noProof/>
        </w:rPr>
        <w:drawing>
          <wp:inline distT="0" distB="0" distL="0" distR="0">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95242" cy="2396373"/>
                    </a:xfrm>
                    <a:prstGeom prst="rect">
                      <a:avLst/>
                    </a:prstGeom>
                  </pic:spPr>
                </pic:pic>
              </a:graphicData>
            </a:graphic>
          </wp:inline>
        </w:drawing>
      </w:r>
    </w:p>
    <w:p w:rsidR="0009793A" w:rsidRDefault="006A0F1C" w:rsidP="006A0F1C">
      <w:pPr>
        <w:pStyle w:val="Epgrafe"/>
      </w:pPr>
      <w:bookmarkStart w:id="251" w:name="_Toc471825610"/>
      <w:r>
        <w:t xml:space="preserve">Figura </w:t>
      </w:r>
      <w:fldSimple w:instr=" SEQ Figura \* ARABIC ">
        <w:r w:rsidR="00931856">
          <w:rPr>
            <w:noProof/>
          </w:rPr>
          <w:t>19</w:t>
        </w:r>
      </w:fldSimple>
      <w:r>
        <w:t>. Radio que comprende los vecinos más próximos</w:t>
      </w:r>
      <w:r w:rsidR="008017A3">
        <w:t xml:space="preserve"> en el espacio</w:t>
      </w:r>
      <w:bookmarkEnd w:id="251"/>
    </w:p>
    <w:p w:rsidR="0009793A" w:rsidRDefault="0009793A" w:rsidP="0009793A">
      <w:pPr>
        <w:jc w:val="center"/>
      </w:pPr>
    </w:p>
    <w:p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rsidR="00DB66EF" w:rsidRDefault="00DB66EF" w:rsidP="008A20A0">
      <w:pPr>
        <w:jc w:val="center"/>
      </w:pPr>
    </w:p>
    <w:p w:rsidR="00DB66EF" w:rsidRDefault="00DB66EF" w:rsidP="008A20A0">
      <w:pPr>
        <w:jc w:val="center"/>
      </w:pPr>
    </w:p>
    <w:p w:rsidR="00DB66EF" w:rsidRDefault="00DB66EF" w:rsidP="00DB66EF">
      <w:pPr>
        <w:jc w:val="left"/>
      </w:pPr>
    </w:p>
    <w:p w:rsidR="00376EB6" w:rsidRDefault="00D3114D" w:rsidP="00376EB6">
      <w:pPr>
        <w:keepNext/>
        <w:jc w:val="center"/>
      </w:pPr>
      <w:r>
        <w:rPr>
          <w:noProof/>
        </w:rPr>
        <w:lastRenderedPageBreak/>
        <w:drawing>
          <wp:inline distT="0" distB="0" distL="0" distR="0">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52359" cy="3452359"/>
                    </a:xfrm>
                    <a:prstGeom prst="rect">
                      <a:avLst/>
                    </a:prstGeom>
                  </pic:spPr>
                </pic:pic>
              </a:graphicData>
            </a:graphic>
          </wp:inline>
        </w:drawing>
      </w:r>
    </w:p>
    <w:p w:rsidR="00CB2C1F" w:rsidRDefault="00376EB6" w:rsidP="00BB68D9">
      <w:pPr>
        <w:pStyle w:val="Epgrafe"/>
      </w:pPr>
      <w:bookmarkStart w:id="252" w:name="_Toc471825611"/>
      <w:r>
        <w:t xml:space="preserve">Figura </w:t>
      </w:r>
      <w:fldSimple w:instr=" SEQ Figura \* ARABIC ">
        <w:r w:rsidR="00931856">
          <w:rPr>
            <w:noProof/>
          </w:rPr>
          <w:t>20</w:t>
        </w:r>
      </w:fldSimple>
      <w:r>
        <w:t>. Mapa bidimensional</w:t>
      </w:r>
      <w:r w:rsidR="0057375B" w:rsidRPr="0057375B">
        <w:t xml:space="preserve"> </w:t>
      </w:r>
      <w:r w:rsidR="0057375B">
        <w:t>de vecinos</w:t>
      </w:r>
      <w:r>
        <w:t xml:space="preserve"> con particiones aleatorias</w:t>
      </w:r>
      <w:bookmarkEnd w:id="252"/>
    </w:p>
    <w:p w:rsidR="00CB2C1F" w:rsidRPr="00CB2C1F" w:rsidRDefault="00CB2C1F" w:rsidP="00CB2C1F"/>
    <w:p w:rsidR="00BB68D9" w:rsidRDefault="00BB68D9" w:rsidP="000D2A51">
      <w:pPr>
        <w:pStyle w:val="Ttulo3"/>
      </w:pPr>
      <w:bookmarkStart w:id="253" w:name="_Toc471826489"/>
      <w:r>
        <w:t>Annoy vs NMSLIB</w:t>
      </w:r>
      <w:bookmarkEnd w:id="253"/>
    </w:p>
    <w:p w:rsidR="00BB68D9" w:rsidRDefault="00BB68D9" w:rsidP="00BB68D9"/>
    <w:p w:rsidR="00BB68D9" w:rsidRDefault="00BB68D9" w:rsidP="00BB68D9">
      <w:r>
        <w:t>La razón por la que en este proyecto se incluye la librería NMSLIB en vez de Annoy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rsidR="00BD64D1" w:rsidRDefault="00BD64D1" w:rsidP="00BB68D9"/>
    <w:p w:rsidR="00BB7133" w:rsidRDefault="00BD64D1" w:rsidP="00BB7133">
      <w:pPr>
        <w:keepNext/>
        <w:jc w:val="center"/>
      </w:pPr>
      <w:r>
        <w:rPr>
          <w:noProof/>
        </w:rPr>
        <w:drawing>
          <wp:inline distT="0" distB="0" distL="0" distR="0">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26705" cy="2610154"/>
                    </a:xfrm>
                    <a:prstGeom prst="rect">
                      <a:avLst/>
                    </a:prstGeom>
                  </pic:spPr>
                </pic:pic>
              </a:graphicData>
            </a:graphic>
          </wp:inline>
        </w:drawing>
      </w:r>
    </w:p>
    <w:p w:rsidR="00BD64D1" w:rsidRDefault="00BB7133" w:rsidP="00BB7133">
      <w:pPr>
        <w:pStyle w:val="Epgrafe"/>
      </w:pPr>
      <w:bookmarkStart w:id="254" w:name="_Toc471825612"/>
      <w:r>
        <w:t xml:space="preserve">Figura </w:t>
      </w:r>
      <w:fldSimple w:instr=" SEQ Figura \* ARABIC ">
        <w:r w:rsidR="00931856">
          <w:rPr>
            <w:noProof/>
          </w:rPr>
          <w:t>21</w:t>
        </w:r>
      </w:fldSimple>
      <w:r>
        <w:t>. Annoy vs NMSLIB</w:t>
      </w:r>
      <w:bookmarkEnd w:id="254"/>
    </w:p>
    <w:p w:rsidR="002F263F" w:rsidRDefault="002F263F" w:rsidP="00BD64D1">
      <w:pPr>
        <w:jc w:val="center"/>
      </w:pPr>
    </w:p>
    <w:p w:rsidR="002F263F" w:rsidRDefault="002F263F" w:rsidP="00BD64D1">
      <w:pPr>
        <w:jc w:val="center"/>
      </w:pPr>
    </w:p>
    <w:p w:rsidR="002F263F" w:rsidRPr="00BB68D9" w:rsidRDefault="002F263F" w:rsidP="00BD64D1">
      <w:pPr>
        <w:jc w:val="center"/>
      </w:pPr>
    </w:p>
    <w:p w:rsidR="000D2A51" w:rsidRDefault="000D2A51" w:rsidP="000D2A51">
      <w:pPr>
        <w:pStyle w:val="Ttulo3"/>
      </w:pPr>
      <w:bookmarkStart w:id="255" w:name="_Toc471826490"/>
      <w:bookmarkStart w:id="256" w:name="_Ref472275569"/>
      <w:bookmarkStart w:id="257" w:name="_Ref472275595"/>
      <w:r>
        <w:lastRenderedPageBreak/>
        <w:t>Apache Thrift y NMSLIB</w:t>
      </w:r>
      <w:bookmarkEnd w:id="255"/>
      <w:bookmarkEnd w:id="256"/>
      <w:bookmarkEnd w:id="257"/>
    </w:p>
    <w:p w:rsidR="000D2A51" w:rsidRDefault="000D2A51" w:rsidP="004B4E8A"/>
    <w:p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rsidR="004F1EB1" w:rsidRDefault="004F1EB1" w:rsidP="004B4E8A"/>
    <w:p w:rsidR="004F1EB1" w:rsidRDefault="00746C1C" w:rsidP="004F1EB1">
      <w:pPr>
        <w:ind w:firstLine="426"/>
      </w:pPr>
      <w:r>
        <w:t>Me</w:t>
      </w:r>
      <w:r w:rsidR="004F1EB1">
        <w:t>diante Apache Thrift</w:t>
      </w:r>
      <w:r>
        <w:t>, un fr</w:t>
      </w:r>
      <w:r w:rsidR="006C2EF8">
        <w:t>amework que permite la creación y definición de s</w:t>
      </w:r>
      <w:r w:rsidR="006833DD">
        <w:t xml:space="preserve">ervicios en </w:t>
      </w:r>
      <w:r w:rsidR="00792C2B">
        <w:t>múltiples</w:t>
      </w:r>
      <w:r w:rsidR="006833DD">
        <w:t xml:space="preserve"> lenguajes, usa</w:t>
      </w:r>
      <w:r w:rsidR="00395CAA">
        <w:t>n</w:t>
      </w:r>
      <w:r w:rsidR="006833DD">
        <w:t>do RPC (</w:t>
      </w:r>
      <w:r w:rsidR="006833DD">
        <w:rPr>
          <w:i/>
        </w:rPr>
        <w:t>Remote Procedure Call</w:t>
      </w:r>
      <w:r w:rsidR="006833DD">
        <w:t>)</w:t>
      </w:r>
      <w:r w:rsidR="00DA7DAF">
        <w:t xml:space="preserve"> y generación de código, es posible conectar aplicaciones escritas en multitud de lenguajes diferentes.</w:t>
      </w:r>
    </w:p>
    <w:p w:rsidR="00DA7DAF" w:rsidRDefault="00DA7DAF" w:rsidP="004F1EB1">
      <w:pPr>
        <w:ind w:firstLine="426"/>
      </w:pPr>
    </w:p>
    <w:p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de manera remota (RPC). En este caso el servidor realizará el cálculo de vecinos devolviendo una lista de usuarios o ítems al cliente de manera total</w:t>
      </w:r>
      <w:r w:rsidR="0020329B">
        <w:t>mente transparente gracias a Thr</w:t>
      </w:r>
      <w:r w:rsidR="00E0584F">
        <w:t>ift.</w:t>
      </w:r>
    </w:p>
    <w:p w:rsidR="000D2A51" w:rsidRDefault="000D2A51" w:rsidP="004B4E8A"/>
    <w:p w:rsidR="00FE77C6" w:rsidRDefault="00080A7F" w:rsidP="00FE77C6">
      <w:pPr>
        <w:keepNext/>
      </w:pPr>
      <w:r>
        <w:rPr>
          <w:noProof/>
          <w:color w:val="FF0000"/>
        </w:rPr>
        <w:drawing>
          <wp:inline distT="0" distB="0" distL="0" distR="0">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786890"/>
                    </a:xfrm>
                    <a:prstGeom prst="rect">
                      <a:avLst/>
                    </a:prstGeom>
                  </pic:spPr>
                </pic:pic>
              </a:graphicData>
            </a:graphic>
          </wp:inline>
        </w:drawing>
      </w:r>
    </w:p>
    <w:p w:rsidR="00FE77C6" w:rsidRPr="004B4E8A" w:rsidRDefault="00FE77C6" w:rsidP="00E423C9">
      <w:pPr>
        <w:pStyle w:val="Epgrafe"/>
      </w:pPr>
      <w:bookmarkStart w:id="258" w:name="_Toc471825613"/>
      <w:r>
        <w:t xml:space="preserve">Figura </w:t>
      </w:r>
      <w:fldSimple w:instr=" SEQ Figura \* ARABIC ">
        <w:r w:rsidR="00931856">
          <w:rPr>
            <w:noProof/>
          </w:rPr>
          <w:t>22</w:t>
        </w:r>
      </w:fldSimple>
      <w:r w:rsidR="00740A51">
        <w:t>. Esquema de</w:t>
      </w:r>
      <w:r>
        <w:t xml:space="preserve"> empleo de NMSLIB</w:t>
      </w:r>
      <w:bookmarkEnd w:id="258"/>
    </w:p>
    <w:p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rsidR="00DC53E2" w:rsidRPr="00E513E8" w:rsidRDefault="00DC53E2" w:rsidP="00D0379B">
      <w:pPr>
        <w:pStyle w:val="PrrafoArial10Car1CarCar"/>
      </w:pPr>
    </w:p>
    <w:p w:rsidR="00DB1224" w:rsidRPr="00E513E8" w:rsidRDefault="00DB1224" w:rsidP="00DB1224">
      <w:bookmarkStart w:id="259" w:name="_Toc144524010"/>
      <w:bookmarkStart w:id="260" w:name="_Toc144524012"/>
      <w:bookmarkEnd w:id="259"/>
      <w:bookmarkEnd w:id="260"/>
    </w:p>
    <w:p w:rsidR="007C3D8F" w:rsidRPr="00E513E8" w:rsidRDefault="007C3D8F"/>
    <w:p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rsidR="007C3D8F" w:rsidRPr="00B639BF" w:rsidRDefault="00FB7C61">
      <w:pPr>
        <w:pStyle w:val="Ttulo1"/>
        <w:rPr>
          <w:sz w:val="40"/>
          <w:szCs w:val="40"/>
        </w:rPr>
      </w:pPr>
      <w:bookmarkStart w:id="261" w:name="_Toc471826491"/>
      <w:r w:rsidRPr="00B639BF">
        <w:rPr>
          <w:sz w:val="40"/>
          <w:szCs w:val="40"/>
        </w:rPr>
        <w:lastRenderedPageBreak/>
        <w:t>Integración, pruebas y r</w:t>
      </w:r>
      <w:r w:rsidR="007C3D8F" w:rsidRPr="00B639BF">
        <w:rPr>
          <w:sz w:val="40"/>
          <w:szCs w:val="40"/>
        </w:rPr>
        <w:t>esultados</w:t>
      </w:r>
      <w:bookmarkEnd w:id="261"/>
    </w:p>
    <w:p w:rsidR="003A1F67" w:rsidRDefault="003A1F67" w:rsidP="003A1F67">
      <w:pPr>
        <w:pStyle w:val="PrrafoArial8Car1CarCar"/>
        <w:numPr>
          <w:ilvl w:val="0"/>
          <w:numId w:val="0"/>
        </w:numPr>
        <w:ind w:left="1425" w:hanging="360"/>
      </w:pPr>
    </w:p>
    <w:p w:rsidR="003A1F67" w:rsidRPr="00311741" w:rsidRDefault="003A1F67" w:rsidP="003A1F67">
      <w:pPr>
        <w:pStyle w:val="PrrafoArial8Car1CarCar"/>
        <w:numPr>
          <w:ilvl w:val="0"/>
          <w:numId w:val="0"/>
        </w:numPr>
        <w:ind w:left="1425" w:hanging="360"/>
      </w:pPr>
    </w:p>
    <w:p w:rsidR="007C3D8F" w:rsidRPr="00B639BF" w:rsidRDefault="007C3D8F">
      <w:pPr>
        <w:pStyle w:val="Ttulo1"/>
        <w:rPr>
          <w:sz w:val="40"/>
          <w:szCs w:val="40"/>
        </w:rPr>
      </w:pPr>
      <w:bookmarkStart w:id="262" w:name="_Toc471826492"/>
      <w:r w:rsidRPr="00B639BF">
        <w:rPr>
          <w:sz w:val="40"/>
          <w:szCs w:val="40"/>
        </w:rPr>
        <w:t>Conclusiones y trabajo futuro</w:t>
      </w:r>
      <w:bookmarkEnd w:id="262"/>
    </w:p>
    <w:p w:rsidR="00DB1224" w:rsidRDefault="00DB1224" w:rsidP="001907BF">
      <w:pPr>
        <w:ind w:left="113"/>
      </w:pPr>
    </w:p>
    <w:p w:rsidR="009F2239" w:rsidRDefault="009F2239" w:rsidP="009F2239">
      <w:r>
        <w:t>….</w:t>
      </w:r>
    </w:p>
    <w:p w:rsidR="009F2239" w:rsidRDefault="009F2239" w:rsidP="009F2239"/>
    <w:p w:rsidR="00DC0888" w:rsidRDefault="00DC0888" w:rsidP="009F2239">
      <w:r>
        <w:t xml:space="preserve">Ya ha quedado claro que los sistemas de recomendación son realmente útiles, tanto para usuarios como comercios online. Un recomendador ofrece un gran abanico de posibiliades,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rsidR="009F2239" w:rsidRDefault="009F2239" w:rsidP="009F2239">
      <w:r>
        <w:t>Durante este trabajo se han ido desarrollando las facetas más básicas de los sistemas de recomendación, profundizando a su vez en el algoritmo de vecinos cercanos</w:t>
      </w:r>
    </w:p>
    <w:p w:rsidR="00DC0888" w:rsidRDefault="00DC0888" w:rsidP="009F2239"/>
    <w:p w:rsidR="00DC0888" w:rsidRDefault="00DC0888" w:rsidP="009F2239"/>
    <w:p w:rsidR="009F2239" w:rsidRDefault="009F2239" w:rsidP="009F2239"/>
    <w:p w:rsidR="007C3D8F" w:rsidRPr="00E513E8" w:rsidRDefault="007C3D8F">
      <w:pPr>
        <w:ind w:left="1416"/>
      </w:pPr>
    </w:p>
    <w:p w:rsidR="007C3D8F" w:rsidRPr="00E513E8" w:rsidRDefault="007C3D8F">
      <w:pPr>
        <w:ind w:left="1416"/>
        <w:sectPr w:rsidR="007C3D8F" w:rsidRPr="00E513E8" w:rsidSect="00491726">
          <w:footerReference w:type="default" r:id="rId58"/>
          <w:type w:val="oddPage"/>
          <w:pgSz w:w="11906" w:h="16838" w:code="9"/>
          <w:pgMar w:top="1418" w:right="1418" w:bottom="1418" w:left="1701" w:header="708" w:footer="708" w:gutter="0"/>
          <w:cols w:space="708"/>
          <w:docGrid w:linePitch="360"/>
        </w:sectPr>
      </w:pPr>
    </w:p>
    <w:p w:rsidR="0091771D" w:rsidRPr="00B238FC" w:rsidRDefault="007C3D8F" w:rsidP="00B238FC">
      <w:pPr>
        <w:pStyle w:val="Ttulo1"/>
        <w:numPr>
          <w:ilvl w:val="0"/>
          <w:numId w:val="0"/>
        </w:numPr>
        <w:ind w:left="113"/>
        <w:rPr>
          <w:sz w:val="40"/>
          <w:szCs w:val="40"/>
        </w:rPr>
      </w:pPr>
      <w:bookmarkStart w:id="263" w:name="_Referencias"/>
      <w:bookmarkStart w:id="264" w:name="_Toc471826493"/>
      <w:bookmarkEnd w:id="263"/>
      <w:commentRangeStart w:id="265"/>
      <w:r w:rsidRPr="00B639BF">
        <w:rPr>
          <w:sz w:val="40"/>
          <w:szCs w:val="40"/>
        </w:rPr>
        <w:lastRenderedPageBreak/>
        <w:t>Referencias</w:t>
      </w:r>
      <w:commentRangeEnd w:id="265"/>
      <w:r w:rsidR="00570B79">
        <w:rPr>
          <w:rStyle w:val="Refdecomentario"/>
          <w:rFonts w:ascii="Times New Roman" w:hAnsi="Times New Roman" w:cs="Times New Roman"/>
          <w:b w:val="0"/>
          <w:bCs w:val="0"/>
          <w:kern w:val="0"/>
        </w:rPr>
        <w:commentReference w:id="265"/>
      </w:r>
      <w:bookmarkStart w:id="266" w:name="_Ref143922617"/>
      <w:bookmarkStart w:id="267" w:name="_Ref141678719"/>
      <w:bookmarkEnd w:id="264"/>
    </w:p>
    <w:bookmarkEnd w:id="266"/>
    <w:bookmarkEnd w:id="267"/>
    <w:p w:rsidR="000C3F29" w:rsidRPr="004207D9" w:rsidRDefault="000C3F29" w:rsidP="0091771D">
      <w:pPr>
        <w:rPr>
          <w:lang w:val="en-US"/>
        </w:rPr>
      </w:pPr>
    </w:p>
    <w:p w:rsidR="000C3F29" w:rsidRPr="004207D9" w:rsidRDefault="000C3F29" w:rsidP="0091771D">
      <w:pPr>
        <w:rPr>
          <w:rFonts w:ascii="NimbusRomNo9L-Medi" w:hAnsi="NimbusRomNo9L-Medi" w:cs="NimbusRomNo9L-Medi"/>
          <w:sz w:val="20"/>
          <w:szCs w:val="20"/>
          <w:lang w:val="en-US"/>
        </w:rPr>
      </w:pPr>
    </w:p>
    <w:p w:rsidR="000C3F29" w:rsidRDefault="000C3F29" w:rsidP="0091771D">
      <w:pPr>
        <w:numPr>
          <w:ilvl w:val="0"/>
          <w:numId w:val="2"/>
        </w:numPr>
        <w:tabs>
          <w:tab w:val="clear" w:pos="360"/>
        </w:tabs>
        <w:ind w:left="567" w:hanging="567"/>
        <w:rPr>
          <w:lang w:val="en-GB"/>
        </w:rPr>
      </w:pPr>
      <w:r>
        <w:rPr>
          <w:lang w:val="en-GB"/>
        </w:rPr>
        <w:t>A. Bellogín, Recommender System performance evaluation and prediction: An information retrieval perspective, Thesis, October 2012, pp 17-35.</w:t>
      </w:r>
    </w:p>
    <w:p w:rsidR="000C3F29" w:rsidRDefault="000C3F29" w:rsidP="000C3F29">
      <w:pPr>
        <w:ind w:left="567"/>
        <w:rPr>
          <w:lang w:val="en-GB"/>
        </w:rPr>
      </w:pPr>
    </w:p>
    <w:p w:rsidR="000C3F29" w:rsidRPr="000C3F29" w:rsidRDefault="000C3F29" w:rsidP="0091771D">
      <w:pPr>
        <w:numPr>
          <w:ilvl w:val="0"/>
          <w:numId w:val="2"/>
        </w:numPr>
        <w:tabs>
          <w:tab w:val="clear" w:pos="360"/>
        </w:tabs>
        <w:ind w:left="567" w:hanging="567"/>
        <w:rPr>
          <w:rFonts w:ascii="NimbusRomNo9L-Medi" w:hAnsi="NimbusRomNo9L-Medi" w:cs="NimbusRomNo9L-Medi"/>
          <w:sz w:val="20"/>
          <w:szCs w:val="20"/>
          <w:lang w:val="en-US"/>
        </w:rPr>
      </w:pPr>
      <w:bookmarkStart w:id="268" w:name="_Ref471743373"/>
      <w:r w:rsidRPr="004207D9">
        <w:rPr>
          <w:lang w:val="en-US"/>
        </w:rPr>
        <w:t>E. Bernhardsson, Algorithms and data structures, September 2015</w:t>
      </w:r>
      <w:r>
        <w:rPr>
          <w:lang w:val="en-US"/>
        </w:rPr>
        <w:t>.</w:t>
      </w:r>
      <w:bookmarkEnd w:id="268"/>
    </w:p>
    <w:p w:rsidR="000C3F29" w:rsidRDefault="000C3F29" w:rsidP="000C3F29">
      <w:pPr>
        <w:rPr>
          <w:rFonts w:ascii="NimbusRomNo9L-Medi" w:hAnsi="NimbusRomNo9L-Medi" w:cs="NimbusRomNo9L-Medi"/>
          <w:sz w:val="20"/>
          <w:szCs w:val="20"/>
          <w:lang w:val="en-US"/>
        </w:rPr>
      </w:pPr>
    </w:p>
    <w:p w:rsidR="000C3F29" w:rsidRPr="004207D9" w:rsidRDefault="000C3F29" w:rsidP="000C3F29">
      <w:pPr>
        <w:ind w:left="567"/>
        <w:rPr>
          <w:rFonts w:ascii="NimbusRomNo9L-Medi" w:hAnsi="NimbusRomNo9L-Medi" w:cs="NimbusRomNo9L-Medi"/>
          <w:sz w:val="20"/>
          <w:szCs w:val="20"/>
          <w:lang w:val="en-US"/>
        </w:rPr>
      </w:pPr>
    </w:p>
    <w:p w:rsidR="000C3F29" w:rsidRPr="000C3F29" w:rsidRDefault="000C3F29" w:rsidP="0091771D">
      <w:pPr>
        <w:numPr>
          <w:ilvl w:val="0"/>
          <w:numId w:val="2"/>
        </w:numPr>
        <w:tabs>
          <w:tab w:val="clear" w:pos="360"/>
          <w:tab w:val="num" w:pos="567"/>
        </w:tabs>
        <w:ind w:left="567" w:hanging="567"/>
        <w:rPr>
          <w:rFonts w:ascii="NimbusRomNo9L-Medi" w:hAnsi="NimbusRomNo9L-Medi" w:cs="NimbusRomNo9L-Medi"/>
          <w:sz w:val="20"/>
          <w:szCs w:val="20"/>
          <w:lang w:val="en-US"/>
        </w:rPr>
      </w:pPr>
      <w:bookmarkStart w:id="269" w:name="_Ref471743356"/>
      <w:r w:rsidRPr="004207D9">
        <w:rPr>
          <w:lang w:val="en-US"/>
        </w:rPr>
        <w:t>E. Bernhardsson, Curse of dimensionality, September 2015</w:t>
      </w:r>
      <w:r>
        <w:rPr>
          <w:lang w:val="en-US"/>
        </w:rPr>
        <w:t>.</w:t>
      </w:r>
      <w:bookmarkEnd w:id="269"/>
    </w:p>
    <w:p w:rsidR="000C3F29" w:rsidRPr="004207D9" w:rsidRDefault="000C3F29" w:rsidP="000C3F29">
      <w:pPr>
        <w:ind w:left="567"/>
        <w:rPr>
          <w:rFonts w:ascii="NimbusRomNo9L-Medi" w:hAnsi="NimbusRomNo9L-Medi" w:cs="NimbusRomNo9L-Medi"/>
          <w:sz w:val="20"/>
          <w:szCs w:val="20"/>
          <w:lang w:val="en-US"/>
        </w:rPr>
      </w:pPr>
    </w:p>
    <w:p w:rsidR="000C3F29" w:rsidRPr="000C3F29" w:rsidRDefault="000C3F29"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270" w:name="_Ref471743361"/>
      <w:r w:rsidRPr="004207D9">
        <w:rPr>
          <w:lang w:val="en-US"/>
        </w:rPr>
        <w:t>E. Bernhardsson, Nearest neighbors and vector models, September 2015</w:t>
      </w:r>
      <w:r>
        <w:rPr>
          <w:lang w:val="en-US"/>
        </w:rPr>
        <w:t>.</w:t>
      </w:r>
      <w:bookmarkEnd w:id="270"/>
    </w:p>
    <w:p w:rsidR="000C3F29" w:rsidRDefault="000C3F29" w:rsidP="000C3F29">
      <w:pPr>
        <w:rPr>
          <w:rFonts w:ascii="NimbusRomNo9L-Medi" w:hAnsi="NimbusRomNo9L-Medi" w:cs="NimbusRomNo9L-Medi"/>
          <w:sz w:val="20"/>
          <w:szCs w:val="20"/>
          <w:lang w:val="en-US"/>
        </w:rPr>
      </w:pPr>
    </w:p>
    <w:p w:rsidR="000C3F29" w:rsidRPr="004207D9" w:rsidRDefault="000C3F29" w:rsidP="000C3F29">
      <w:pPr>
        <w:ind w:left="567"/>
        <w:rPr>
          <w:rFonts w:ascii="NimbusRomNo9L-Medi" w:hAnsi="NimbusRomNo9L-Medi" w:cs="NimbusRomNo9L-Medi"/>
          <w:sz w:val="20"/>
          <w:szCs w:val="20"/>
          <w:lang w:val="en-US"/>
        </w:rPr>
      </w:pPr>
    </w:p>
    <w:p w:rsid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rsidR="000C3F29" w:rsidRDefault="000C3F29" w:rsidP="000C3F29">
      <w:pPr>
        <w:pStyle w:val="Prrafodelista"/>
        <w:autoSpaceDE w:val="0"/>
        <w:autoSpaceDN w:val="0"/>
        <w:adjustRightInd w:val="0"/>
        <w:ind w:left="567"/>
        <w:rPr>
          <w:lang w:val="en-GB"/>
        </w:rPr>
      </w:pPr>
    </w:p>
    <w:p w:rsidR="000C3F29" w:rsidRPr="000C3F29" w:rsidRDefault="000C3F29" w:rsidP="004174C8">
      <w:pPr>
        <w:pStyle w:val="Prrafodelista"/>
        <w:numPr>
          <w:ilvl w:val="0"/>
          <w:numId w:val="2"/>
        </w:numPr>
        <w:tabs>
          <w:tab w:val="clear" w:pos="360"/>
        </w:tabs>
        <w:autoSpaceDE w:val="0"/>
        <w:autoSpaceDN w:val="0"/>
        <w:adjustRightInd w:val="0"/>
        <w:ind w:left="567" w:hanging="567"/>
        <w:rPr>
          <w:lang w:val="en-US"/>
        </w:rPr>
      </w:pPr>
      <w:bookmarkStart w:id="271" w:name="_Ref471825334"/>
      <w:r w:rsidRPr="009F4252">
        <w:rPr>
          <w:lang w:val="en-US"/>
        </w:rPr>
        <w:t xml:space="preserve">F. Ricci, L. Rokach, B. Shapira,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bookmarkEnd w:id="271"/>
    </w:p>
    <w:p w:rsidR="000C3F29" w:rsidRPr="000C3F29" w:rsidRDefault="000C3F29" w:rsidP="000C3F29">
      <w:pPr>
        <w:autoSpaceDE w:val="0"/>
        <w:autoSpaceDN w:val="0"/>
        <w:adjustRightInd w:val="0"/>
        <w:rPr>
          <w:lang w:val="en-US"/>
        </w:rPr>
      </w:pPr>
    </w:p>
    <w:p w:rsidR="000C3F29" w:rsidRPr="009F4252" w:rsidRDefault="000C3F29" w:rsidP="000C3F29">
      <w:pPr>
        <w:pStyle w:val="Prrafodelista"/>
        <w:autoSpaceDE w:val="0"/>
        <w:autoSpaceDN w:val="0"/>
        <w:adjustRightInd w:val="0"/>
        <w:ind w:left="567"/>
        <w:rPr>
          <w:lang w:val="en-US"/>
        </w:rPr>
      </w:pPr>
    </w:p>
    <w:p w:rsidR="000C3F29" w:rsidRDefault="000C3F29" w:rsidP="0091771D">
      <w:pPr>
        <w:pStyle w:val="Prrafodelista"/>
        <w:numPr>
          <w:ilvl w:val="0"/>
          <w:numId w:val="2"/>
        </w:numPr>
        <w:tabs>
          <w:tab w:val="clear" w:pos="360"/>
        </w:tabs>
        <w:autoSpaceDE w:val="0"/>
        <w:autoSpaceDN w:val="0"/>
        <w:adjustRightInd w:val="0"/>
        <w:ind w:left="567" w:hanging="567"/>
        <w:rPr>
          <w:lang w:val="en-GB"/>
        </w:rPr>
      </w:pPr>
      <w:bookmarkStart w:id="272" w:name="_Ref471825373"/>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Neighborhood-based</w:t>
      </w:r>
      <w:r>
        <w:rPr>
          <w:lang w:val="en-GB"/>
        </w:rPr>
        <w:t xml:space="preserve"> Recommendation Methods.</w:t>
      </w:r>
      <w:bookmarkEnd w:id="272"/>
    </w:p>
    <w:p w:rsidR="000C3F29" w:rsidRPr="000C3F29" w:rsidRDefault="000C3F29" w:rsidP="000C3F29">
      <w:pPr>
        <w:autoSpaceDE w:val="0"/>
        <w:autoSpaceDN w:val="0"/>
        <w:adjustRightInd w:val="0"/>
        <w:rPr>
          <w:lang w:val="en-GB"/>
        </w:rPr>
      </w:pPr>
    </w:p>
    <w:p w:rsidR="000C3F29" w:rsidRP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r w:rsidRPr="00132AD0">
        <w:t>Evaluating Recommendation Systems</w:t>
      </w:r>
      <w:r>
        <w:t>.</w:t>
      </w:r>
    </w:p>
    <w:p w:rsidR="000C3F29" w:rsidRPr="000C3F29" w:rsidRDefault="000C3F29" w:rsidP="000C3F29">
      <w:pPr>
        <w:autoSpaceDE w:val="0"/>
        <w:autoSpaceDN w:val="0"/>
        <w:adjustRightInd w:val="0"/>
        <w:rPr>
          <w:lang w:val="en-GB"/>
        </w:rPr>
      </w:pPr>
    </w:p>
    <w:p w:rsidR="000C3F29" w:rsidRDefault="000C3F29" w:rsidP="000C3F29">
      <w:pPr>
        <w:pStyle w:val="Prrafodelista"/>
        <w:autoSpaceDE w:val="0"/>
        <w:autoSpaceDN w:val="0"/>
        <w:adjustRightInd w:val="0"/>
        <w:ind w:left="567"/>
        <w:rPr>
          <w:lang w:val="en-GB"/>
        </w:rPr>
      </w:pPr>
    </w:p>
    <w:p w:rsidR="000C3F29" w:rsidRDefault="000C3F29" w:rsidP="0091771D">
      <w:pPr>
        <w:numPr>
          <w:ilvl w:val="0"/>
          <w:numId w:val="2"/>
        </w:numPr>
        <w:tabs>
          <w:tab w:val="clear" w:pos="360"/>
          <w:tab w:val="num" w:pos="142"/>
        </w:tabs>
        <w:ind w:left="567" w:hanging="567"/>
        <w:rPr>
          <w:lang w:val="es-ES_tradnl"/>
        </w:rPr>
      </w:pPr>
      <w:r w:rsidRPr="000E36B3">
        <w:rPr>
          <w:lang w:val="es-ES_tradnl"/>
        </w:rPr>
        <w:t>P. Sanchez, Estudio y aplicación de algoritmos y estructuras de datos a los Sistemas de Recomendación</w:t>
      </w:r>
      <w:r>
        <w:rPr>
          <w:lang w:val="es-ES_tradnl"/>
        </w:rPr>
        <w:t xml:space="preserve">, Trabajo Fin de Grado, </w:t>
      </w:r>
      <w:r w:rsidRPr="004207D9">
        <w:rPr>
          <w:lang w:val="es-ES_tradnl"/>
        </w:rPr>
        <w:t xml:space="preserve">Escuela Politécnica Superior, Universidad Autónoma de Madrid, May </w:t>
      </w:r>
      <w:r>
        <w:rPr>
          <w:lang w:val="es-ES_tradnl"/>
        </w:rPr>
        <w:t>2016.</w:t>
      </w:r>
    </w:p>
    <w:p w:rsidR="000C3F29" w:rsidRPr="000E36B3" w:rsidRDefault="000C3F29" w:rsidP="000C3F29">
      <w:pPr>
        <w:ind w:left="567"/>
        <w:rPr>
          <w:lang w:val="es-ES_tradnl"/>
        </w:rPr>
      </w:pPr>
    </w:p>
    <w:p w:rsidR="000C3F29" w:rsidRPr="000C3F29" w:rsidRDefault="000C3F29" w:rsidP="0091771D">
      <w:pPr>
        <w:numPr>
          <w:ilvl w:val="0"/>
          <w:numId w:val="2"/>
        </w:numPr>
        <w:tabs>
          <w:tab w:val="clear" w:pos="360"/>
        </w:tabs>
        <w:ind w:left="567" w:hanging="567"/>
        <w:rPr>
          <w:rStyle w:val="Hipervnculo"/>
          <w:color w:val="auto"/>
          <w:u w:val="none"/>
          <w:lang w:val="es-ES_tradnl"/>
        </w:rPr>
      </w:pPr>
      <w:bookmarkStart w:id="273" w:name="_Ref471825484"/>
      <w:r w:rsidRPr="004174C8">
        <w:rPr>
          <w:lang w:val="es-ES_tradnl"/>
        </w:rPr>
        <w:t xml:space="preserve">Premio netflix. </w:t>
      </w:r>
      <w:hyperlink r:id="rId59" w:history="1">
        <w:r w:rsidRPr="004174C8">
          <w:rPr>
            <w:rStyle w:val="Hipervnculo"/>
            <w:lang w:val="es-ES_tradnl"/>
          </w:rPr>
          <w:t>http://www.netflixprize.com/</w:t>
        </w:r>
      </w:hyperlink>
      <w:bookmarkEnd w:id="273"/>
    </w:p>
    <w:p w:rsidR="000C3F29" w:rsidRDefault="000C3F29" w:rsidP="000C3F29">
      <w:pPr>
        <w:rPr>
          <w:lang w:val="es-ES_tradnl"/>
        </w:rPr>
      </w:pPr>
    </w:p>
    <w:p w:rsidR="000C3F29" w:rsidRPr="004174C8" w:rsidRDefault="000C3F29" w:rsidP="000C3F29">
      <w:pPr>
        <w:ind w:left="567"/>
        <w:rPr>
          <w:lang w:val="es-ES_tradnl"/>
        </w:rPr>
      </w:pPr>
    </w:p>
    <w:p w:rsidR="000C3F29" w:rsidRPr="0032326C" w:rsidRDefault="000C3F2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S. Marina, Suite de algoritmos de recomendación en aplicaciones reales, Trabajo Fin de Grado, Escuela Politécnica Superior, Universidad Autónoma de Madrid, May 2014</w:t>
      </w:r>
      <w:r>
        <w:rPr>
          <w:lang w:val="es-ES_tradnl"/>
        </w:rPr>
        <w:t>.</w:t>
      </w:r>
    </w:p>
    <w:p w:rsidR="00354117" w:rsidRPr="004716D8" w:rsidRDefault="00354117" w:rsidP="00354117">
      <w:pPr>
        <w:pStyle w:val="Ttulo1"/>
        <w:numPr>
          <w:ilvl w:val="0"/>
          <w:numId w:val="0"/>
        </w:numPr>
        <w:spacing w:before="120"/>
        <w:rPr>
          <w:lang w:val="es-ES_tradnl"/>
        </w:rPr>
      </w:pPr>
      <w:bookmarkStart w:id="274" w:name="_Toc471826494"/>
    </w:p>
    <w:p w:rsidR="00354117" w:rsidRPr="004716D8" w:rsidRDefault="00354117" w:rsidP="00354117">
      <w:pPr>
        <w:rPr>
          <w:lang w:val="es-ES_tradnl"/>
        </w:rPr>
      </w:pPr>
    </w:p>
    <w:p w:rsidR="00354117" w:rsidRPr="004716D8" w:rsidRDefault="00354117" w:rsidP="00354117">
      <w:pPr>
        <w:pStyle w:val="Ttulo1"/>
        <w:numPr>
          <w:ilvl w:val="0"/>
          <w:numId w:val="0"/>
        </w:numPr>
        <w:spacing w:before="120"/>
        <w:rPr>
          <w:lang w:val="es-ES_tradnl"/>
        </w:rPr>
      </w:pPr>
    </w:p>
    <w:p w:rsidR="007C3D8F" w:rsidRPr="00810C92" w:rsidRDefault="007C3D8F" w:rsidP="00354117">
      <w:pPr>
        <w:pStyle w:val="Ttulo1"/>
        <w:numPr>
          <w:ilvl w:val="0"/>
          <w:numId w:val="0"/>
        </w:numPr>
        <w:spacing w:before="120"/>
        <w:rPr>
          <w:lang w:val="en-GB"/>
        </w:rPr>
      </w:pPr>
      <w:r w:rsidRPr="00810C92">
        <w:rPr>
          <w:lang w:val="en-GB"/>
        </w:rPr>
        <w:t>Glosario</w:t>
      </w:r>
      <w:bookmarkEnd w:id="274"/>
    </w:p>
    <w:p w:rsidR="007C3D8F" w:rsidRPr="00840E7D" w:rsidRDefault="007C3D8F" w:rsidP="00840E7D">
      <w:pPr>
        <w:ind w:left="2124" w:hanging="2124"/>
        <w:rPr>
          <w:lang w:val="en-US"/>
        </w:rPr>
      </w:pPr>
    </w:p>
    <w:p w:rsidR="00634154" w:rsidRPr="00F522A8" w:rsidRDefault="003A2FB3" w:rsidP="007C20BF">
      <w:pPr>
        <w:pStyle w:val="Prrafodelista"/>
        <w:numPr>
          <w:ilvl w:val="0"/>
          <w:numId w:val="24"/>
        </w:numPr>
        <w:ind w:left="714" w:hanging="357"/>
      </w:pPr>
      <w:r w:rsidRPr="00F522A8">
        <w:rPr>
          <w:b/>
        </w:rPr>
        <w:t>Annoy</w:t>
      </w:r>
      <w:r w:rsidR="00634154" w:rsidRPr="00F522A8">
        <w:t>:</w:t>
      </w:r>
      <w:r w:rsidR="00840E7D" w:rsidRPr="00F522A8">
        <w:t xml:space="preserve"> Approximate </w:t>
      </w:r>
      <w:r w:rsidR="00F522A8" w:rsidRPr="00F522A8">
        <w:t>nearest neighbo</w:t>
      </w:r>
      <w:r w:rsidR="00093005" w:rsidRPr="00F522A8">
        <w:t>u</w:t>
      </w:r>
      <w:r w:rsidR="00840E7D" w:rsidRPr="00F522A8">
        <w:t>rs</w:t>
      </w:r>
      <w:r w:rsidR="00634154" w:rsidRPr="00F522A8">
        <w:t>. Librería que calcula vecinos de manera aproximada.</w:t>
      </w:r>
    </w:p>
    <w:p w:rsidR="00634154" w:rsidRPr="00F522A8" w:rsidRDefault="00634154" w:rsidP="00634154">
      <w:pPr>
        <w:pStyle w:val="Prrafodelista"/>
        <w:ind w:left="714"/>
      </w:pPr>
    </w:p>
    <w:p w:rsidR="00634154" w:rsidRPr="00F522A8" w:rsidRDefault="00634154" w:rsidP="007C20BF">
      <w:pPr>
        <w:pStyle w:val="Prrafodelista"/>
        <w:numPr>
          <w:ilvl w:val="0"/>
          <w:numId w:val="24"/>
        </w:numPr>
        <w:ind w:left="714" w:hanging="357"/>
        <w:rPr>
          <w:b/>
        </w:rPr>
      </w:pPr>
      <w:r w:rsidRPr="00F522A8">
        <w:rPr>
          <w:b/>
        </w:rPr>
        <w:t>Apache T</w:t>
      </w:r>
      <w:r w:rsidR="003A2FB3" w:rsidRPr="00F522A8">
        <w:rPr>
          <w:b/>
        </w:rPr>
        <w:t>hrift</w:t>
      </w:r>
      <w:r w:rsidRPr="00F522A8">
        <w:t>:</w:t>
      </w:r>
      <w:r w:rsidR="008B51A9" w:rsidRPr="00F522A8">
        <w:t xml:space="preserve"> Framework </w:t>
      </w:r>
    </w:p>
    <w:p w:rsidR="00634154" w:rsidRPr="00F522A8" w:rsidRDefault="00634154" w:rsidP="00634154">
      <w:pPr>
        <w:rPr>
          <w:b/>
        </w:rPr>
      </w:pPr>
    </w:p>
    <w:p w:rsidR="00634154" w:rsidRPr="00F522A8" w:rsidRDefault="003A2FB3" w:rsidP="007C20BF">
      <w:pPr>
        <w:pStyle w:val="Prrafodelista"/>
        <w:numPr>
          <w:ilvl w:val="0"/>
          <w:numId w:val="24"/>
        </w:numPr>
        <w:ind w:left="714" w:hanging="357"/>
        <w:rPr>
          <w:b/>
        </w:rPr>
      </w:pPr>
      <w:r w:rsidRPr="00F522A8">
        <w:rPr>
          <w:b/>
        </w:rPr>
        <w:t>Dataset</w:t>
      </w:r>
      <w:r w:rsidR="00634154" w:rsidRPr="00F522A8">
        <w:t>:</w:t>
      </w:r>
      <w:r w:rsidR="00634154" w:rsidRPr="00F522A8">
        <w:rPr>
          <w:b/>
        </w:rPr>
        <w:t xml:space="preserve"> </w:t>
      </w:r>
      <w:r w:rsidR="008B51A9" w:rsidRPr="00F522A8">
        <w:t>Conjunto de datos analizados</w:t>
      </w:r>
    </w:p>
    <w:p w:rsidR="00634154" w:rsidRPr="00F522A8" w:rsidRDefault="00634154" w:rsidP="00634154">
      <w:pPr>
        <w:rPr>
          <w:b/>
        </w:rPr>
      </w:pPr>
    </w:p>
    <w:p w:rsidR="00634154" w:rsidRPr="00F522A8" w:rsidRDefault="003A2FB3" w:rsidP="007C20BF">
      <w:pPr>
        <w:pStyle w:val="Prrafodelista"/>
        <w:numPr>
          <w:ilvl w:val="0"/>
          <w:numId w:val="24"/>
        </w:numPr>
        <w:ind w:left="714" w:hanging="357"/>
        <w:rPr>
          <w:b/>
        </w:rPr>
      </w:pPr>
      <w:r w:rsidRPr="00F522A8">
        <w:rPr>
          <w:b/>
        </w:rPr>
        <w:t>DCG</w:t>
      </w:r>
      <w:r w:rsidR="00634154" w:rsidRPr="00F522A8">
        <w:t>:</w:t>
      </w:r>
      <w:r w:rsidR="008B51A9" w:rsidRPr="00F522A8">
        <w:t xml:space="preserve"> Discounted </w:t>
      </w:r>
      <w:r w:rsidR="00F522A8" w:rsidRPr="00F522A8">
        <w:t>cumulative gain</w:t>
      </w:r>
      <w:r w:rsidR="008B51A9" w:rsidRPr="00F522A8">
        <w:t xml:space="preserve">. </w:t>
      </w:r>
      <w:r w:rsidR="00F522A8" w:rsidRPr="00F522A8">
        <w:t>Métrica de evaluación.</w:t>
      </w:r>
    </w:p>
    <w:p w:rsidR="00634154" w:rsidRPr="00F522A8" w:rsidRDefault="00634154" w:rsidP="00634154">
      <w:pPr>
        <w:pStyle w:val="Prrafodelista"/>
        <w:ind w:left="714"/>
        <w:rPr>
          <w:b/>
        </w:rPr>
      </w:pPr>
    </w:p>
    <w:p w:rsidR="00634154" w:rsidRPr="00F522A8" w:rsidRDefault="003A2FB3" w:rsidP="007C20BF">
      <w:pPr>
        <w:pStyle w:val="Prrafodelista"/>
        <w:numPr>
          <w:ilvl w:val="0"/>
          <w:numId w:val="24"/>
        </w:numPr>
        <w:ind w:left="714" w:hanging="357"/>
        <w:rPr>
          <w:b/>
        </w:rPr>
      </w:pPr>
      <w:r w:rsidRPr="00F522A8">
        <w:rPr>
          <w:b/>
        </w:rPr>
        <w:t>Framework</w:t>
      </w:r>
      <w:r w:rsidR="00634154" w:rsidRPr="00F522A8">
        <w:t>:</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iDCG</w:t>
      </w:r>
      <w:r w:rsidR="00634154" w:rsidRPr="00F522A8">
        <w:t>:</w:t>
      </w:r>
      <w:r w:rsidR="00F522A8">
        <w:t xml:space="preserve"> ideal DCG. Métrica de evaluación.</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lang w:val="en-US"/>
        </w:rPr>
      </w:pPr>
      <w:r w:rsidRPr="00F522A8">
        <w:rPr>
          <w:b/>
          <w:lang w:val="en-US"/>
        </w:rPr>
        <w:t>kNN</w:t>
      </w:r>
      <w:r w:rsidR="00634154" w:rsidRPr="00F522A8">
        <w:rPr>
          <w:lang w:val="en-US"/>
        </w:rPr>
        <w:t>:</w:t>
      </w:r>
      <w:r w:rsidR="00F522A8" w:rsidRPr="00F522A8">
        <w:rPr>
          <w:lang w:val="en-US"/>
        </w:rPr>
        <w:t xml:space="preserve"> k nearest neighbours. k </w:t>
      </w:r>
      <w:r w:rsidR="00F522A8">
        <w:rPr>
          <w:lang w:val="en-US"/>
        </w:rPr>
        <w:t>vecinos más cercanos.</w:t>
      </w:r>
    </w:p>
    <w:p w:rsidR="00634154" w:rsidRPr="00F522A8" w:rsidRDefault="00634154" w:rsidP="00634154">
      <w:pPr>
        <w:pStyle w:val="Prrafodelista"/>
        <w:ind w:left="714"/>
        <w:rPr>
          <w:b/>
          <w:lang w:val="en-US"/>
        </w:rPr>
      </w:pPr>
    </w:p>
    <w:p w:rsidR="003A2FB3" w:rsidRPr="00F522A8" w:rsidRDefault="003A2FB3" w:rsidP="007C20BF">
      <w:pPr>
        <w:pStyle w:val="Prrafodelista"/>
        <w:numPr>
          <w:ilvl w:val="0"/>
          <w:numId w:val="24"/>
        </w:numPr>
        <w:ind w:left="714" w:hanging="357"/>
        <w:rPr>
          <w:b/>
        </w:rPr>
      </w:pPr>
      <w:r w:rsidRPr="00F522A8">
        <w:rPr>
          <w:b/>
        </w:rPr>
        <w:t>MAE</w:t>
      </w:r>
      <w:r w:rsidR="00634154" w:rsidRPr="00F522A8">
        <w:t>:</w:t>
      </w:r>
      <w:r w:rsidR="00F522A8">
        <w:t xml:space="preserve"> Mean absolute error. Métrica de evaluación.</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lang w:val="en-US"/>
        </w:rPr>
      </w:pPr>
      <w:r w:rsidRPr="00F522A8">
        <w:rPr>
          <w:lang w:val="en-US"/>
        </w:rPr>
        <w:t>NDCG</w:t>
      </w:r>
      <w:r w:rsidR="00634154" w:rsidRPr="00F522A8">
        <w:rPr>
          <w:lang w:val="en-US"/>
        </w:rPr>
        <w:t>:</w:t>
      </w:r>
      <w:r w:rsidR="00F522A8" w:rsidRPr="00F522A8">
        <w:rPr>
          <w:lang w:val="en-US"/>
        </w:rPr>
        <w:t xml:space="preserve"> Normalised discounted cumulative gain</w:t>
      </w:r>
    </w:p>
    <w:p w:rsidR="00634154" w:rsidRPr="00F522A8" w:rsidRDefault="00634154" w:rsidP="00634154">
      <w:pPr>
        <w:pStyle w:val="Prrafodelista"/>
        <w:ind w:left="714"/>
        <w:rPr>
          <w:b/>
          <w:lang w:val="en-US"/>
        </w:rPr>
      </w:pPr>
    </w:p>
    <w:p w:rsidR="003A2FB3" w:rsidRPr="00C55352" w:rsidRDefault="00634154" w:rsidP="007C20BF">
      <w:pPr>
        <w:pStyle w:val="Prrafodelista"/>
        <w:numPr>
          <w:ilvl w:val="0"/>
          <w:numId w:val="24"/>
        </w:numPr>
        <w:ind w:left="714" w:hanging="357"/>
        <w:rPr>
          <w:b/>
        </w:rPr>
      </w:pPr>
      <w:r w:rsidRPr="00F522A8">
        <w:rPr>
          <w:b/>
          <w:lang w:val="en-US"/>
        </w:rPr>
        <w:t>NMSL</w:t>
      </w:r>
      <w:r w:rsidR="003A2FB3" w:rsidRPr="00F522A8">
        <w:rPr>
          <w:b/>
          <w:lang w:val="en-US"/>
        </w:rPr>
        <w:t>B</w:t>
      </w:r>
      <w:r w:rsidRPr="00F522A8">
        <w:rPr>
          <w:lang w:val="en-US"/>
        </w:rPr>
        <w:t>:</w:t>
      </w:r>
      <w:r w:rsidR="00F522A8" w:rsidRPr="00F522A8">
        <w:rPr>
          <w:lang w:val="en-US"/>
        </w:rPr>
        <w:t xml:space="preserve"> Non-metric space library. </w:t>
      </w:r>
      <w:r w:rsidR="00F522A8" w:rsidRPr="00C55352">
        <w:rPr>
          <w:lang w:val="es-ES_tradnl"/>
        </w:rPr>
        <w:t>Librería basada en Annoy para el cálculo aproximado de vecinos.</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RankSys</w:t>
      </w:r>
      <w:r w:rsidR="00634154" w:rsidRPr="00F522A8">
        <w:t>:</w:t>
      </w:r>
      <w:r w:rsidR="00C55352">
        <w:t xml:space="preserve"> Ranking system. Librería base del proyecto, aporta funcionalidad de generación de recomendaciones y evaluación.</w:t>
      </w:r>
    </w:p>
    <w:p w:rsidR="00634154" w:rsidRPr="00F522A8" w:rsidRDefault="00634154" w:rsidP="00634154">
      <w:pPr>
        <w:rPr>
          <w:b/>
        </w:rPr>
      </w:pPr>
    </w:p>
    <w:p w:rsidR="003A2FB3" w:rsidRPr="00F522A8" w:rsidRDefault="003A2FB3" w:rsidP="007C20BF">
      <w:pPr>
        <w:pStyle w:val="Prrafodelista"/>
        <w:numPr>
          <w:ilvl w:val="0"/>
          <w:numId w:val="24"/>
        </w:numPr>
        <w:ind w:left="714" w:hanging="357"/>
        <w:rPr>
          <w:b/>
        </w:rPr>
      </w:pPr>
      <w:r w:rsidRPr="00F522A8">
        <w:rPr>
          <w:b/>
        </w:rPr>
        <w:t>Rating</w:t>
      </w:r>
      <w:r w:rsidR="00634154" w:rsidRPr="00F522A8">
        <w:t>:</w:t>
      </w:r>
      <w:r w:rsidR="00C55352">
        <w:t xml:space="preserve"> Puntuación que un usuario da a un ítem.</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Recall</w:t>
      </w:r>
      <w:r w:rsidR="00634154" w:rsidRPr="00F522A8">
        <w:t>:</w:t>
      </w:r>
      <w:r w:rsidR="00C55352">
        <w:t xml:space="preserve"> </w:t>
      </w:r>
      <w:r w:rsidR="00CC418A">
        <w:t>Métrica de evaluación.</w:t>
      </w:r>
    </w:p>
    <w:p w:rsidR="00634154" w:rsidRPr="00F522A8" w:rsidRDefault="00634154" w:rsidP="00634154">
      <w:pPr>
        <w:pStyle w:val="Prrafodelista"/>
        <w:ind w:left="714"/>
        <w:rPr>
          <w:b/>
        </w:rPr>
      </w:pPr>
    </w:p>
    <w:p w:rsidR="003A2FB3" w:rsidRPr="00CC418A" w:rsidRDefault="003A2FB3" w:rsidP="007C20BF">
      <w:pPr>
        <w:pStyle w:val="Prrafodelista"/>
        <w:numPr>
          <w:ilvl w:val="0"/>
          <w:numId w:val="24"/>
        </w:numPr>
        <w:ind w:left="714" w:hanging="357"/>
        <w:rPr>
          <w:b/>
          <w:lang w:val="en-US"/>
        </w:rPr>
      </w:pPr>
      <w:r w:rsidRPr="00CC418A">
        <w:rPr>
          <w:b/>
          <w:lang w:val="en-US"/>
        </w:rPr>
        <w:t>RMSE</w:t>
      </w:r>
      <w:r w:rsidR="00634154" w:rsidRPr="00CC418A">
        <w:rPr>
          <w:lang w:val="en-US"/>
        </w:rPr>
        <w:t>:</w:t>
      </w:r>
      <w:r w:rsidR="00CC418A" w:rsidRPr="00CC418A">
        <w:rPr>
          <w:lang w:val="en-US"/>
        </w:rPr>
        <w:t xml:space="preserve"> Root mean squared error</w:t>
      </w:r>
      <w:r w:rsidR="00CC418A">
        <w:rPr>
          <w:lang w:val="en-US"/>
        </w:rPr>
        <w:t>. Métrica de evaluación.</w:t>
      </w:r>
    </w:p>
    <w:p w:rsidR="00634154" w:rsidRPr="00CC418A" w:rsidRDefault="00634154" w:rsidP="00634154">
      <w:pPr>
        <w:pStyle w:val="Prrafodelista"/>
        <w:ind w:left="714"/>
        <w:rPr>
          <w:b/>
          <w:lang w:val="en-US"/>
        </w:rPr>
      </w:pPr>
    </w:p>
    <w:p w:rsidR="003A2FB3" w:rsidRPr="00CC418A" w:rsidRDefault="003A2FB3" w:rsidP="007C20BF">
      <w:pPr>
        <w:pStyle w:val="Prrafodelista"/>
        <w:numPr>
          <w:ilvl w:val="0"/>
          <w:numId w:val="24"/>
        </w:numPr>
        <w:ind w:left="714" w:hanging="357"/>
        <w:rPr>
          <w:b/>
          <w:lang w:val="es-ES_tradnl"/>
        </w:rPr>
      </w:pPr>
      <w:r w:rsidRPr="004716D8">
        <w:rPr>
          <w:b/>
          <w:lang w:val="es-ES_tradnl"/>
        </w:rPr>
        <w:t>RPC</w:t>
      </w:r>
      <w:r w:rsidR="00634154" w:rsidRPr="004716D8">
        <w:rPr>
          <w:lang w:val="es-ES_tradnl"/>
        </w:rPr>
        <w:t>:</w:t>
      </w:r>
      <w:r w:rsidR="00CC418A" w:rsidRPr="004716D8">
        <w:rPr>
          <w:lang w:val="es-ES_tradnl"/>
        </w:rPr>
        <w:t xml:space="preserve"> Remote procedural call. </w:t>
      </w:r>
      <w:r w:rsidR="00CC418A" w:rsidRPr="00CC418A">
        <w:rPr>
          <w:lang w:val="es-ES_tradnl"/>
        </w:rPr>
        <w:t>Llamada a procedimiento remoto, usado para ejecutar código en otra máquina (</w:t>
      </w:r>
      <w:r w:rsidR="00CC418A">
        <w:rPr>
          <w:lang w:val="es-ES_tradnl"/>
        </w:rPr>
        <w:t>Thrift)</w:t>
      </w:r>
    </w:p>
    <w:p w:rsidR="00634154" w:rsidRPr="00CC418A" w:rsidRDefault="00634154" w:rsidP="00634154">
      <w:pPr>
        <w:pStyle w:val="Prrafodelista"/>
        <w:ind w:left="714"/>
        <w:rPr>
          <w:b/>
          <w:lang w:val="es-ES_tradnl"/>
        </w:rPr>
      </w:pPr>
    </w:p>
    <w:p w:rsidR="003A2FB3" w:rsidRPr="00CC418A" w:rsidRDefault="003A2FB3" w:rsidP="007C20BF">
      <w:pPr>
        <w:pStyle w:val="Prrafodelista"/>
        <w:numPr>
          <w:ilvl w:val="0"/>
          <w:numId w:val="24"/>
        </w:numPr>
        <w:ind w:left="714" w:hanging="357"/>
        <w:rPr>
          <w:b/>
          <w:lang w:val="es-ES_tradnl"/>
        </w:rPr>
      </w:pPr>
      <w:r w:rsidRPr="00CC418A">
        <w:rPr>
          <w:b/>
          <w:lang w:val="es-ES_tradnl"/>
        </w:rPr>
        <w:t>Split</w:t>
      </w:r>
      <w:r w:rsidR="00634154" w:rsidRPr="00CC418A">
        <w:rPr>
          <w:lang w:val="es-ES_tradnl"/>
        </w:rPr>
        <w:t>:</w:t>
      </w:r>
      <w:r w:rsidR="00CC418A" w:rsidRPr="00CC418A">
        <w:rPr>
          <w:lang w:val="es-ES_tradnl"/>
        </w:rPr>
        <w:t xml:space="preserve"> Partición del dataset, dividiendo en training y test.</w:t>
      </w:r>
    </w:p>
    <w:p w:rsidR="00634154" w:rsidRPr="00CC418A" w:rsidRDefault="00634154" w:rsidP="00634154">
      <w:pPr>
        <w:pStyle w:val="Prrafodelista"/>
        <w:ind w:left="714"/>
        <w:rPr>
          <w:b/>
          <w:lang w:val="es-ES_tradnl"/>
        </w:rPr>
      </w:pPr>
    </w:p>
    <w:p w:rsidR="003A2FB3" w:rsidRPr="00CC418A" w:rsidRDefault="003A2FB3" w:rsidP="007C20BF">
      <w:pPr>
        <w:pStyle w:val="Prrafodelista"/>
        <w:numPr>
          <w:ilvl w:val="0"/>
          <w:numId w:val="24"/>
        </w:numPr>
        <w:ind w:left="714" w:hanging="357"/>
        <w:rPr>
          <w:b/>
          <w:lang w:val="en-US"/>
        </w:rPr>
      </w:pPr>
      <w:r w:rsidRPr="00CC418A">
        <w:rPr>
          <w:b/>
          <w:lang w:val="es-ES_tradnl"/>
        </w:rPr>
        <w:t>SR</w:t>
      </w:r>
      <w:r w:rsidR="00634154" w:rsidRPr="00CC418A">
        <w:rPr>
          <w:lang w:val="es-ES_tradnl"/>
        </w:rPr>
        <w:t>:</w:t>
      </w:r>
      <w:r w:rsidR="00CC418A" w:rsidRPr="00CC418A">
        <w:rPr>
          <w:lang w:val="es-ES_tradnl"/>
        </w:rPr>
        <w:t xml:space="preserve"> </w:t>
      </w:r>
      <w:r w:rsidR="00CC418A">
        <w:rPr>
          <w:lang w:val="es-ES_tradnl"/>
        </w:rPr>
        <w:t>Sistema de recomendación.</w:t>
      </w:r>
    </w:p>
    <w:p w:rsidR="00634154" w:rsidRPr="00CC418A" w:rsidRDefault="00634154" w:rsidP="00634154">
      <w:pPr>
        <w:rPr>
          <w:b/>
          <w:lang w:val="en-US"/>
        </w:rPr>
      </w:pPr>
    </w:p>
    <w:p w:rsidR="00B91A53" w:rsidRPr="00B91A53" w:rsidRDefault="003A2FB3" w:rsidP="007C20BF">
      <w:pPr>
        <w:pStyle w:val="Prrafodelista"/>
        <w:numPr>
          <w:ilvl w:val="0"/>
          <w:numId w:val="24"/>
        </w:numPr>
        <w:ind w:left="714" w:hanging="357"/>
        <w:rPr>
          <w:b/>
          <w:lang w:val="es-ES_tradnl"/>
        </w:rPr>
      </w:pPr>
      <w:r w:rsidRPr="00505A16">
        <w:rPr>
          <w:b/>
          <w:lang w:val="es-ES_tradnl"/>
        </w:rPr>
        <w:t>Test</w:t>
      </w:r>
      <w:r w:rsidR="00634154" w:rsidRPr="00505A16">
        <w:rPr>
          <w:lang w:val="es-ES_tradnl"/>
        </w:rPr>
        <w:t>:</w:t>
      </w:r>
      <w:r w:rsidR="002E4941" w:rsidRPr="00505A16">
        <w:rPr>
          <w:lang w:val="es-ES_tradnl"/>
        </w:rPr>
        <w:t xml:space="preserve"> Partición que contiene las recomendaciones a evaluar.</w:t>
      </w:r>
    </w:p>
    <w:p w:rsidR="00B91A53" w:rsidRPr="00B91A53" w:rsidRDefault="00B91A53" w:rsidP="00B91A53">
      <w:pPr>
        <w:rPr>
          <w:lang w:val="es-ES_tradnl"/>
        </w:rPr>
      </w:pPr>
    </w:p>
    <w:p w:rsidR="003A2FB3" w:rsidRPr="00EA7649" w:rsidRDefault="003A2FB3" w:rsidP="007C20BF">
      <w:pPr>
        <w:pStyle w:val="Prrafodelista"/>
        <w:numPr>
          <w:ilvl w:val="0"/>
          <w:numId w:val="24"/>
        </w:numPr>
        <w:ind w:left="714" w:hanging="357"/>
        <w:rPr>
          <w:b/>
          <w:lang w:val="es-ES_tradnl"/>
        </w:rPr>
      </w:pPr>
      <w:r w:rsidRPr="00B91A53">
        <w:rPr>
          <w:b/>
          <w:lang w:val="en-US"/>
        </w:rPr>
        <w:t>Tf-idf</w:t>
      </w:r>
      <w:r w:rsidR="00634154" w:rsidRPr="00B91A53">
        <w:rPr>
          <w:lang w:val="en-US"/>
        </w:rPr>
        <w:t>:</w:t>
      </w:r>
      <w:r w:rsidR="00505A16" w:rsidRPr="00B91A53">
        <w:rPr>
          <w:lang w:val="en-US"/>
        </w:rPr>
        <w:t xml:space="preserve"> </w:t>
      </w:r>
      <w:r w:rsidR="00B605B5">
        <w:rPr>
          <w:rFonts w:ascii="Proxima Nova" w:hAnsi="Proxima Nova"/>
          <w:lang w:val="en-US"/>
        </w:rPr>
        <w:t>Term frequency-inverse document f</w:t>
      </w:r>
      <w:r w:rsidR="00B605B5" w:rsidRPr="00B605B5">
        <w:rPr>
          <w:rFonts w:ascii="Proxima Nova" w:hAnsi="Proxima Nova"/>
          <w:lang w:val="en-US"/>
        </w:rPr>
        <w:t>requency</w:t>
      </w:r>
      <w:r w:rsidR="00B605B5">
        <w:rPr>
          <w:rFonts w:ascii="Proxima Nova" w:hAnsi="Proxima Nova"/>
          <w:lang w:val="en-US"/>
        </w:rPr>
        <w:t xml:space="preserve">. </w:t>
      </w:r>
      <w:r w:rsidR="00B605B5" w:rsidRPr="00EA7649">
        <w:rPr>
          <w:rFonts w:ascii="Proxima Nova" w:hAnsi="Proxima Nova"/>
          <w:lang w:val="es-ES_tradnl"/>
        </w:rPr>
        <w:t>Mé</w:t>
      </w:r>
      <w:r w:rsidR="00EA7649" w:rsidRPr="00EA7649">
        <w:rPr>
          <w:rFonts w:ascii="Proxima Nova" w:hAnsi="Proxima Nova"/>
          <w:lang w:val="es-ES_tradnl"/>
        </w:rPr>
        <w:t>trica de frecuencia de términos</w:t>
      </w:r>
      <w:r w:rsidR="00DE4500" w:rsidRPr="00EA7649">
        <w:rPr>
          <w:rFonts w:ascii="Proxima Nova" w:hAnsi="Proxima Nova"/>
          <w:lang w:val="es-ES_tradnl"/>
        </w:rPr>
        <w:t>.</w:t>
      </w:r>
    </w:p>
    <w:p w:rsidR="00634154" w:rsidRPr="00EA7649" w:rsidRDefault="00634154" w:rsidP="00634154">
      <w:pPr>
        <w:pStyle w:val="Prrafodelista"/>
        <w:ind w:left="714"/>
        <w:rPr>
          <w:b/>
          <w:lang w:val="es-ES_tradnl"/>
        </w:rPr>
      </w:pPr>
    </w:p>
    <w:p w:rsidR="003A2FB3" w:rsidRPr="00EA7649" w:rsidRDefault="003A2FB3" w:rsidP="007C20BF">
      <w:pPr>
        <w:pStyle w:val="Prrafodelista"/>
        <w:numPr>
          <w:ilvl w:val="0"/>
          <w:numId w:val="24"/>
        </w:numPr>
        <w:ind w:left="714" w:hanging="357"/>
        <w:rPr>
          <w:b/>
          <w:lang w:val="es-ES_tradnl"/>
        </w:rPr>
      </w:pPr>
      <w:r w:rsidRPr="00EA7649">
        <w:rPr>
          <w:b/>
          <w:lang w:val="es-ES_tradnl"/>
        </w:rPr>
        <w:t>Threshold</w:t>
      </w:r>
      <w:r w:rsidR="00634154" w:rsidRPr="00EA7649">
        <w:rPr>
          <w:lang w:val="es-ES_tradnl"/>
        </w:rPr>
        <w:t>:</w:t>
      </w:r>
      <w:r w:rsidR="00EA7649" w:rsidRPr="00EA7649">
        <w:rPr>
          <w:lang w:val="es-ES_tradnl"/>
        </w:rPr>
        <w:t xml:space="preserve"> Umbral por debajo del cual las similitudes son descartadas.</w:t>
      </w:r>
    </w:p>
    <w:p w:rsidR="00634154" w:rsidRPr="00EA7649" w:rsidRDefault="00634154" w:rsidP="00634154">
      <w:pPr>
        <w:pStyle w:val="Prrafodelista"/>
        <w:ind w:left="714"/>
        <w:rPr>
          <w:b/>
          <w:lang w:val="es-ES_tradnl"/>
        </w:rPr>
      </w:pPr>
    </w:p>
    <w:p w:rsidR="003A2FB3" w:rsidRPr="00354117" w:rsidRDefault="003A2FB3" w:rsidP="007C20BF">
      <w:pPr>
        <w:pStyle w:val="Prrafodelista"/>
        <w:numPr>
          <w:ilvl w:val="0"/>
          <w:numId w:val="24"/>
        </w:numPr>
        <w:ind w:left="714" w:hanging="357"/>
        <w:rPr>
          <w:b/>
          <w:lang w:val="es-ES_tradnl"/>
        </w:rPr>
      </w:pPr>
      <w:r w:rsidRPr="00EA7649">
        <w:rPr>
          <w:b/>
          <w:lang w:val="es-ES_tradnl"/>
        </w:rPr>
        <w:lastRenderedPageBreak/>
        <w:t>Training</w:t>
      </w:r>
      <w:r w:rsidR="00634154" w:rsidRPr="00EA7649">
        <w:rPr>
          <w:lang w:val="es-ES_tradnl"/>
        </w:rPr>
        <w:t>:</w:t>
      </w:r>
      <w:r w:rsidR="00EA7649" w:rsidRPr="00EA7649">
        <w:rPr>
          <w:lang w:val="es-ES_tradnl"/>
        </w:rPr>
        <w:t xml:space="preserve"> </w:t>
      </w:r>
      <w:r w:rsidR="00EA7649">
        <w:rPr>
          <w:lang w:val="es-ES_tradnl"/>
        </w:rPr>
        <w:t>Partición del dataset utilizada para “enseñar” al sistema de recomendación.</w:t>
      </w:r>
    </w:p>
    <w:p w:rsidR="0020329B" w:rsidRPr="00354117" w:rsidRDefault="0020329B" w:rsidP="00F70F59">
      <w:pPr>
        <w:ind w:left="2124" w:hanging="2124"/>
        <w:rPr>
          <w:lang w:val="es-ES_tradnl"/>
        </w:rPr>
      </w:pPr>
    </w:p>
    <w:p w:rsidR="001F473B" w:rsidRPr="00354117" w:rsidRDefault="001F473B" w:rsidP="00F70F59">
      <w:pPr>
        <w:ind w:left="2124" w:hanging="2124"/>
        <w:rPr>
          <w:lang w:val="es-ES_tradnl"/>
        </w:rPr>
      </w:pPr>
    </w:p>
    <w:p w:rsidR="000C3F29" w:rsidRPr="00354117" w:rsidRDefault="000C3F29" w:rsidP="00F70F59">
      <w:pPr>
        <w:ind w:left="2124" w:hanging="2124"/>
        <w:rPr>
          <w:lang w:val="es-ES_tradnl"/>
        </w:rPr>
      </w:pPr>
    </w:p>
    <w:p w:rsidR="000C3F29" w:rsidRPr="00354117" w:rsidRDefault="000C3F29" w:rsidP="00F70F59">
      <w:pPr>
        <w:ind w:left="2124" w:hanging="2124"/>
        <w:rPr>
          <w:lang w:val="es-ES_tradnl"/>
        </w:rPr>
      </w:pPr>
    </w:p>
    <w:p w:rsidR="00875B18" w:rsidRPr="00354117" w:rsidRDefault="00875B18"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DB6131" w:rsidRPr="00354117" w:rsidRDefault="00DB6131">
      <w:pPr>
        <w:pStyle w:val="Ttulo1"/>
        <w:numPr>
          <w:ilvl w:val="0"/>
          <w:numId w:val="0"/>
        </w:numPr>
        <w:ind w:left="113"/>
        <w:rPr>
          <w:lang w:val="es-ES_tradnl"/>
        </w:rPr>
        <w:sectPr w:rsidR="00DB6131" w:rsidRPr="00354117" w:rsidSect="003F1A1D">
          <w:headerReference w:type="even" r:id="rId60"/>
          <w:headerReference w:type="default" r:id="rId61"/>
          <w:footerReference w:type="default" r:id="rId62"/>
          <w:type w:val="oddPage"/>
          <w:pgSz w:w="11906" w:h="16838" w:code="9"/>
          <w:pgMar w:top="1418" w:right="1418" w:bottom="1418" w:left="1701" w:header="720" w:footer="720" w:gutter="0"/>
          <w:cols w:space="720"/>
        </w:sectPr>
      </w:pPr>
    </w:p>
    <w:p w:rsidR="00DB6131" w:rsidRPr="00354117" w:rsidRDefault="00DB6131" w:rsidP="00DB6131">
      <w:pPr>
        <w:pStyle w:val="Ttulo1"/>
        <w:numPr>
          <w:ilvl w:val="0"/>
          <w:numId w:val="0"/>
        </w:numPr>
        <w:ind w:left="545" w:hanging="432"/>
        <w:rPr>
          <w:lang w:val="es-ES_tradnl"/>
        </w:rPr>
        <w:sectPr w:rsidR="00DB6131" w:rsidRPr="00354117" w:rsidSect="00DB6131">
          <w:type w:val="continuous"/>
          <w:pgSz w:w="11906" w:h="16838" w:code="9"/>
          <w:pgMar w:top="1418" w:right="1418" w:bottom="1418" w:left="1701" w:header="720" w:footer="720" w:gutter="0"/>
          <w:cols w:space="720"/>
        </w:sectPr>
      </w:pPr>
    </w:p>
    <w:p w:rsidR="00DB6131" w:rsidRPr="00354117" w:rsidRDefault="00DB6131" w:rsidP="00DB6131">
      <w:pPr>
        <w:pStyle w:val="Ttulo1"/>
        <w:numPr>
          <w:ilvl w:val="0"/>
          <w:numId w:val="0"/>
        </w:numPr>
        <w:rPr>
          <w:lang w:val="es-ES_tradnl"/>
        </w:rPr>
        <w:sectPr w:rsidR="00DB6131" w:rsidRPr="00354117" w:rsidSect="003F1A1D">
          <w:footerReference w:type="default" r:id="rId63"/>
          <w:type w:val="oddPage"/>
          <w:pgSz w:w="11906" w:h="16838" w:code="9"/>
          <w:pgMar w:top="1418" w:right="1418" w:bottom="1418" w:left="1701" w:header="720" w:footer="720" w:gutter="0"/>
          <w:pgNumType w:fmt="upperRoman" w:start="1"/>
          <w:cols w:space="720"/>
        </w:sectPr>
      </w:pPr>
    </w:p>
    <w:p w:rsidR="007C3D8F" w:rsidRPr="00BA0931" w:rsidRDefault="007C3D8F" w:rsidP="00DB6131">
      <w:pPr>
        <w:pStyle w:val="Ttulo1"/>
        <w:numPr>
          <w:ilvl w:val="0"/>
          <w:numId w:val="0"/>
        </w:numPr>
        <w:rPr>
          <w:lang w:val="en-GB"/>
        </w:rPr>
      </w:pPr>
      <w:bookmarkStart w:id="277" w:name="_Toc471826495"/>
      <w:r w:rsidRPr="00BA0931">
        <w:rPr>
          <w:lang w:val="en-GB"/>
        </w:rPr>
        <w:lastRenderedPageBreak/>
        <w:t>Anexos</w:t>
      </w:r>
      <w:bookmarkEnd w:id="277"/>
    </w:p>
    <w:p w:rsidR="005A4DC8" w:rsidRPr="00CC418A" w:rsidRDefault="005A4DC8" w:rsidP="00465D1C">
      <w:pPr>
        <w:pStyle w:val="Ttulo2"/>
        <w:numPr>
          <w:ilvl w:val="1"/>
          <w:numId w:val="1"/>
        </w:numPr>
        <w:rPr>
          <w:lang w:val="en-US"/>
        </w:rPr>
      </w:pPr>
      <w:bookmarkStart w:id="278" w:name="_Toc471826496"/>
      <w:r w:rsidRPr="00CC418A">
        <w:rPr>
          <w:lang w:val="en-US"/>
        </w:rPr>
        <w:t xml:space="preserve">Manual de </w:t>
      </w:r>
      <w:commentRangeStart w:id="279"/>
      <w:r w:rsidRPr="00CC418A">
        <w:rPr>
          <w:lang w:val="en-US"/>
        </w:rPr>
        <w:t>instalación</w:t>
      </w:r>
      <w:commentRangeEnd w:id="279"/>
      <w:r w:rsidR="00570B79">
        <w:rPr>
          <w:rStyle w:val="Refdecomentario"/>
          <w:rFonts w:cs="Times New Roman"/>
          <w:b w:val="0"/>
          <w:bCs w:val="0"/>
          <w:i/>
          <w:iCs w:val="0"/>
        </w:rPr>
        <w:commentReference w:id="279"/>
      </w:r>
      <w:bookmarkEnd w:id="278"/>
    </w:p>
    <w:p w:rsidR="005A4DC8" w:rsidRPr="00CC418A" w:rsidRDefault="005A4DC8" w:rsidP="005A4DC8">
      <w:pPr>
        <w:rPr>
          <w:lang w:val="en-US"/>
        </w:rPr>
      </w:pPr>
    </w:p>
    <w:p w:rsidR="005A4DC8" w:rsidRPr="00CC418A" w:rsidRDefault="005A4DC8" w:rsidP="005A4DC8">
      <w:pPr>
        <w:rPr>
          <w:lang w:val="en-US"/>
        </w:rPr>
      </w:pPr>
    </w:p>
    <w:p w:rsidR="00C31554" w:rsidRPr="00DB6131" w:rsidRDefault="00F87BA8" w:rsidP="00DB6131">
      <w:pPr>
        <w:pStyle w:val="NormalWeb"/>
        <w:spacing w:before="0" w:beforeAutospacing="0" w:after="0" w:afterAutospacing="0"/>
        <w:ind w:left="142"/>
        <w:textAlignment w:val="baseline"/>
        <w:rPr>
          <w:rFonts w:ascii="Proxima Nova" w:hAnsi="Proxima Nova"/>
          <w:color w:val="000000"/>
        </w:rPr>
      </w:pPr>
      <w:r>
        <w:rPr>
          <w:rFonts w:ascii="Proxima Nova" w:hAnsi="Proxima Nova"/>
          <w:color w:val="000000"/>
        </w:rPr>
        <w:t>Instalación de apache T</w:t>
      </w:r>
      <w:r w:rsidR="00C31554" w:rsidRPr="00DB6131">
        <w:rPr>
          <w:rFonts w:ascii="Proxima Nova" w:hAnsi="Proxima Nova"/>
          <w:color w:val="000000"/>
        </w:rPr>
        <w:t xml:space="preserve">hrift </w:t>
      </w:r>
      <w:r w:rsidR="00FC13F6" w:rsidRPr="00DB6131">
        <w:rPr>
          <w:rFonts w:ascii="Proxima Nova" w:hAnsi="Proxima Nova"/>
          <w:color w:val="000000"/>
        </w:rPr>
        <w:t>y</w:t>
      </w:r>
      <w:r w:rsidR="00C31554" w:rsidRPr="00DB6131">
        <w:rPr>
          <w:rFonts w:ascii="Proxima Nova" w:hAnsi="Proxima Nova"/>
          <w:color w:val="000000"/>
        </w:rPr>
        <w:t xml:space="preserve"> </w:t>
      </w:r>
      <w:r w:rsidR="00841FB9" w:rsidRPr="00DB6131">
        <w:rPr>
          <w:rFonts w:ascii="Proxima Nova" w:hAnsi="Proxima Nova"/>
          <w:color w:val="000000"/>
        </w:rPr>
        <w:t>librerías</w:t>
      </w:r>
      <w:r w:rsidR="00C31554" w:rsidRPr="00DB6131">
        <w:rPr>
          <w:rFonts w:ascii="Proxima Nova" w:hAnsi="Proxima Nova"/>
          <w:color w:val="000000"/>
        </w:rPr>
        <w:t xml:space="preserve"> para usar nmslib</w:t>
      </w:r>
    </w:p>
    <w:p w:rsidR="00C31554" w:rsidRDefault="00C31554" w:rsidP="00C31554"/>
    <w:p w:rsidR="005703F4" w:rsidRDefault="005703F4" w:rsidP="00C31554"/>
    <w:p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.zip del proyecto</w:t>
      </w:r>
    </w:p>
    <w:p w:rsidR="00FC13F6" w:rsidRPr="00FC13F6" w:rsidRDefault="00FC13F6" w:rsidP="00A13ACE">
      <w:pPr>
        <w:pStyle w:val="NormalWeb"/>
        <w:spacing w:before="0" w:beforeAutospacing="0" w:after="0" w:afterAutospacing="0"/>
        <w:textAlignment w:val="baseline"/>
        <w:rPr>
          <w:rFonts w:ascii="Proxima Nova" w:hAnsi="Proxima Nova"/>
          <w:color w:val="000000"/>
        </w:rPr>
      </w:pPr>
    </w:p>
    <w:p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sudo apt-get install libgsl0-dev libeigen3-dev</w:t>
      </w:r>
    </w:p>
    <w:p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apt-get install cmake</w:t>
      </w:r>
    </w:p>
    <w:p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 xml:space="preserve">sudo apt-get install libboost-dev libboost-test-dev libboost-program-options-dev libboost-system-dev libboost-filesystem-dev libevent-dev automake libtool flex bison pkg-config g++ libssl-dev libboost-thread-dev make </w:t>
      </w:r>
    </w:p>
    <w:p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En la carpeta similarity_search ejecutar: cmake . ; make</w:t>
      </w:r>
    </w:p>
    <w:p w:rsidR="00C31554" w:rsidRDefault="00C31554" w:rsidP="00C31554"/>
    <w:p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Thrift 0.9.2). </w:t>
      </w:r>
    </w:p>
    <w:p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rsidR="00BC7825" w:rsidRDefault="00BC7825" w:rsidP="00C31554">
      <w:pPr>
        <w:pStyle w:val="NormalWeb"/>
        <w:spacing w:before="0" w:beforeAutospacing="0" w:after="0" w:afterAutospacing="0"/>
        <w:ind w:left="720"/>
      </w:pP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./configure</w:t>
      </w: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w:t>
      </w: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 install</w:t>
      </w:r>
    </w:p>
    <w:p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r w:rsidR="00C31554" w:rsidRPr="003C27EC">
        <w:rPr>
          <w:rFonts w:ascii="Menlo" w:hAnsi="Menlo" w:cs="Menlo"/>
          <w:color w:val="000000"/>
          <w:sz w:val="20"/>
          <w:szCs w:val="20"/>
          <w:shd w:val="clear" w:color="auto" w:fill="F7F7F7"/>
          <w:lang w:val="es-ES_tradnl"/>
        </w:rPr>
        <w:t>thrift -version</w:t>
      </w:r>
    </w:p>
    <w:p w:rsidR="00C31554" w:rsidRDefault="00C31554" w:rsidP="00C31554"/>
    <w:p w:rsidR="00C31554" w:rsidRDefault="00C31554" w:rsidP="007C20BF">
      <w:pPr>
        <w:pStyle w:val="NormalWeb"/>
        <w:numPr>
          <w:ilvl w:val="0"/>
          <w:numId w:val="19"/>
        </w:numPr>
        <w:spacing w:before="0" w:beforeAutospacing="0" w:after="240" w:afterAutospacing="0"/>
        <w:textAlignment w:val="baseline"/>
        <w:rPr>
          <w:rFonts w:ascii="Proxima Nova" w:hAnsi="Proxima Nova"/>
          <w:color w:val="000000"/>
        </w:rPr>
      </w:pPr>
      <w:r>
        <w:rPr>
          <w:rFonts w:ascii="Proxima Nova" w:hAnsi="Proxima Nova"/>
          <w:color w:val="000000"/>
        </w:rPr>
        <w:t>Una vez están instalados todos los paquetes necesarios se puede compilar el servidor (directorio query_server/cpp_client_server):</w:t>
      </w:r>
      <w:r>
        <w:rPr>
          <w:rFonts w:ascii="Consolas" w:hAnsi="Consolas"/>
          <w:color w:val="000000"/>
          <w:sz w:val="20"/>
          <w:szCs w:val="20"/>
        </w:rPr>
        <w:t xml:space="preserve"> </w:t>
      </w:r>
      <w:r w:rsidRPr="003C27EC">
        <w:rPr>
          <w:rFonts w:ascii="Menlo" w:hAnsi="Menlo" w:cs="Menlo"/>
          <w:color w:val="000000"/>
          <w:sz w:val="20"/>
          <w:szCs w:val="20"/>
          <w:shd w:val="clear" w:color="auto" w:fill="F7F7F7"/>
          <w:lang w:val="es-ES_tradnl"/>
        </w:rPr>
        <w:t xml:space="preserve">make </w:t>
      </w:r>
    </w:p>
    <w:p w:rsidR="00D72C69" w:rsidRPr="00E2766D" w:rsidRDefault="00C31554" w:rsidP="007C20BF">
      <w:pPr>
        <w:pStyle w:val="NormalWeb"/>
        <w:numPr>
          <w:ilvl w:val="0"/>
          <w:numId w:val="19"/>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 xml:space="preserve">Y ejecutar el servidor (p.ej): </w:t>
      </w:r>
    </w:p>
    <w:p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r>
        <w:rPr>
          <w:rFonts w:ascii="Menlo" w:hAnsi="Menlo" w:cs="Menlo"/>
          <w:color w:val="000000"/>
          <w:sz w:val="20"/>
          <w:szCs w:val="20"/>
          <w:shd w:val="clear" w:color="auto" w:fill="F7F7F7"/>
          <w:lang w:val="en-US"/>
        </w:rPr>
        <w:t>./query_server –i inputFile</w:t>
      </w:r>
      <w:r w:rsidR="00D72C69" w:rsidRPr="00D72C69">
        <w:rPr>
          <w:rFonts w:ascii="Menlo" w:hAnsi="Menlo" w:cs="Menlo"/>
          <w:color w:val="000000"/>
          <w:sz w:val="20"/>
          <w:szCs w:val="20"/>
          <w:shd w:val="clear" w:color="auto" w:fill="F7F7F7"/>
          <w:lang w:val="en-US"/>
        </w:rPr>
        <w:t xml:space="preserve"> -s l2 -m sw-graph -c NN=10,efConstruction=200,initIndexAttempts=1 -p 10000</w:t>
      </w:r>
    </w:p>
    <w:p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si al ejecutar el servidor salta el error “./query_server: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sudo ldconfig</w:t>
      </w:r>
    </w:p>
    <w:p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Antes de ejecutar el cliente es necesario compilar. Ya que es un proyecto maven, necesitaremos descargar las dependencias necesarias (especificadas en el pom.xml) para ello ejecutamos:</w:t>
      </w:r>
      <w:r>
        <w:rPr>
          <w:rFonts w:ascii="Consolas" w:hAnsi="Consolas"/>
          <w:color w:val="000000"/>
          <w:sz w:val="20"/>
          <w:szCs w:val="20"/>
        </w:rPr>
        <w:t xml:space="preserve"> </w:t>
      </w:r>
      <w:r w:rsidR="00416A47" w:rsidRPr="00416A47">
        <w:rPr>
          <w:rFonts w:ascii="Menlo" w:hAnsi="Menlo" w:cs="Menlo"/>
          <w:color w:val="000000"/>
          <w:sz w:val="20"/>
          <w:szCs w:val="20"/>
          <w:shd w:val="clear" w:color="auto" w:fill="F7F7F7"/>
        </w:rPr>
        <w:t>mvn package</w:t>
      </w:r>
    </w:p>
    <w:p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DATA_FILE=../../sample_data/final8_10K.txt</w:t>
      </w:r>
    </w:p>
    <w:p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ejecutar el cliente: </w:t>
      </w:r>
    </w:p>
    <w:p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r w:rsidRPr="006F3F87">
        <w:rPr>
          <w:rFonts w:ascii="Menlo" w:hAnsi="Menlo" w:cs="Menlo"/>
          <w:color w:val="000000"/>
          <w:sz w:val="20"/>
          <w:szCs w:val="20"/>
          <w:shd w:val="clear" w:color="auto" w:fill="F7F7F7"/>
          <w:lang w:val="en-US"/>
        </w:rPr>
        <w:t xml:space="preserve">exec:java -Dexec.mainClass=thrift.Client -Dexec.args="-p 10000 -a localhost -k 500 -i </w:t>
      </w:r>
      <w:r w:rsidR="007D08CD">
        <w:rPr>
          <w:rFonts w:ascii="Menlo" w:hAnsi="Menlo" w:cs="Menlo"/>
          <w:color w:val="000000"/>
          <w:sz w:val="20"/>
          <w:szCs w:val="20"/>
          <w:shd w:val="clear" w:color="auto" w:fill="F7F7F7"/>
          <w:lang w:val="en-US"/>
        </w:rPr>
        <w:t>inputFile</w:t>
      </w:r>
      <w:r w:rsidR="000D63B2">
        <w:rPr>
          <w:rFonts w:ascii="Menlo" w:hAnsi="Menlo" w:cs="Menlo"/>
          <w:color w:val="000000"/>
          <w:sz w:val="20"/>
          <w:szCs w:val="20"/>
          <w:shd w:val="clear" w:color="auto" w:fill="F7F7F7"/>
          <w:lang w:val="en-US"/>
        </w:rPr>
        <w:t>(</w:t>
      </w:r>
      <w:r w:rsidR="00CD0227">
        <w:rPr>
          <w:rFonts w:ascii="Menlo" w:hAnsi="Menlo" w:cs="Menlo"/>
          <w:color w:val="000000"/>
          <w:sz w:val="20"/>
          <w:szCs w:val="20"/>
          <w:shd w:val="clear" w:color="auto" w:fill="F7F7F7"/>
          <w:lang w:val="en-US"/>
        </w:rPr>
        <w:t>usersRatingsVector</w:t>
      </w:r>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r w:rsidR="00CD0227">
        <w:rPr>
          <w:rFonts w:ascii="Menlo" w:hAnsi="Menlo" w:cs="Menlo"/>
          <w:color w:val="000000"/>
          <w:sz w:val="20"/>
          <w:szCs w:val="20"/>
          <w:shd w:val="clear" w:color="auto" w:fill="F7F7F7"/>
          <w:lang w:val="en-US"/>
        </w:rPr>
        <w:t>utFile(neighbours)</w:t>
      </w:r>
      <w:r w:rsidRPr="006F3F87">
        <w:rPr>
          <w:rFonts w:ascii="Menlo" w:hAnsi="Menlo" w:cs="Menlo"/>
          <w:color w:val="000000"/>
          <w:sz w:val="20"/>
          <w:szCs w:val="20"/>
          <w:shd w:val="clear" w:color="auto" w:fill="F7F7F7"/>
          <w:lang w:val="en-US"/>
        </w:rPr>
        <w:t>"</w:t>
      </w:r>
    </w:p>
    <w:p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rsidR="00DB6131" w:rsidRDefault="00DB6131" w:rsidP="005A4DC8">
      <w:pPr>
        <w:sectPr w:rsidR="00DB6131" w:rsidSect="00DB6131">
          <w:footerReference w:type="default" r:id="rId64"/>
          <w:type w:val="continuous"/>
          <w:pgSz w:w="11906" w:h="16838" w:code="9"/>
          <w:pgMar w:top="1418" w:right="1418" w:bottom="1418" w:left="1701" w:header="720" w:footer="720" w:gutter="0"/>
          <w:pgNumType w:fmt="upperRoman" w:start="1"/>
          <w:cols w:space="720"/>
        </w:sectPr>
      </w:pPr>
    </w:p>
    <w:p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rsidR="005A4DC8" w:rsidRDefault="005A4DC8" w:rsidP="000D63B2">
      <w:pPr>
        <w:pStyle w:val="Ttulo2"/>
        <w:numPr>
          <w:ilvl w:val="0"/>
          <w:numId w:val="0"/>
        </w:numPr>
        <w:ind w:left="720"/>
      </w:pPr>
      <w:bookmarkStart w:id="280" w:name="_Toc471826497"/>
      <w:r w:rsidRPr="00E513E8">
        <w:lastRenderedPageBreak/>
        <w:t>Manual de</w:t>
      </w:r>
      <w:r>
        <w:t>l programador</w:t>
      </w:r>
      <w:bookmarkEnd w:id="280"/>
    </w:p>
    <w:p w:rsidR="005A4DC8" w:rsidRDefault="005A4DC8" w:rsidP="005A4DC8"/>
    <w:p w:rsidR="005A4DC8" w:rsidRDefault="005A4DC8" w:rsidP="005A4DC8">
      <w:pPr>
        <w:pStyle w:val="Ttulo2"/>
        <w:numPr>
          <w:ilvl w:val="0"/>
          <w:numId w:val="0"/>
        </w:numPr>
        <w:ind w:left="360"/>
        <w:jc w:val="center"/>
      </w:pPr>
    </w:p>
    <w:p w:rsidR="005A4DC8" w:rsidRPr="005A4DC8" w:rsidRDefault="005A4DC8" w:rsidP="005A4DC8">
      <w:pPr>
        <w:sectPr w:rsidR="005A4DC8" w:rsidRPr="005A4DC8" w:rsidSect="003F1A1D">
          <w:footerReference w:type="default" r:id="rId65"/>
          <w:type w:val="oddPage"/>
          <w:pgSz w:w="11906" w:h="16838" w:code="9"/>
          <w:pgMar w:top="1418" w:right="1418" w:bottom="1418" w:left="1701" w:header="720" w:footer="720" w:gutter="0"/>
          <w:pgNumType w:fmt="upperRoman"/>
          <w:cols w:space="720"/>
        </w:sectPr>
      </w:pPr>
    </w:p>
    <w:p w:rsidR="00D30ABD" w:rsidRDefault="005A4DC8" w:rsidP="00465D1C">
      <w:pPr>
        <w:pStyle w:val="Ttulo2"/>
        <w:numPr>
          <w:ilvl w:val="1"/>
          <w:numId w:val="1"/>
        </w:numPr>
      </w:pPr>
      <w:bookmarkStart w:id="281" w:name="_Toc471826498"/>
      <w:r>
        <w:lastRenderedPageBreak/>
        <w:t>Anexo …</w:t>
      </w:r>
      <w:bookmarkEnd w:id="281"/>
    </w:p>
    <w:p w:rsidR="007C3D8F" w:rsidRPr="00E513E8" w:rsidRDefault="007C3D8F" w:rsidP="00EF2E03">
      <w:pPr>
        <w:pStyle w:val="Ttulo2"/>
        <w:numPr>
          <w:ilvl w:val="0"/>
          <w:numId w:val="0"/>
        </w:numPr>
      </w:pPr>
      <w:bookmarkStart w:id="282" w:name="_Toc141673753"/>
      <w:bookmarkStart w:id="283" w:name="_Toc141694968"/>
      <w:bookmarkStart w:id="284" w:name="_Toc141673755"/>
      <w:bookmarkStart w:id="285" w:name="_Toc141694970"/>
      <w:bookmarkStart w:id="286" w:name="_Toc141698015"/>
      <w:bookmarkStart w:id="287" w:name="_Toc141698194"/>
      <w:bookmarkStart w:id="288" w:name="_Toc141698369"/>
      <w:bookmarkStart w:id="289" w:name="_Toc141698536"/>
      <w:bookmarkStart w:id="290" w:name="_Toc141698703"/>
      <w:bookmarkStart w:id="291" w:name="_Toc141698685"/>
      <w:bookmarkStart w:id="292" w:name="_Toc141699020"/>
      <w:bookmarkStart w:id="293" w:name="_Toc141699188"/>
      <w:bookmarkStart w:id="294" w:name="_Toc141773807"/>
      <w:bookmarkStart w:id="295" w:name="_Toc141773977"/>
      <w:bookmarkStart w:id="296" w:name="_Toc143600331"/>
      <w:bookmarkStart w:id="297" w:name="_Toc141673756"/>
      <w:bookmarkStart w:id="298" w:name="_Toc141694971"/>
      <w:bookmarkStart w:id="299" w:name="_Toc141698016"/>
      <w:bookmarkStart w:id="300" w:name="_Toc141698195"/>
      <w:bookmarkStart w:id="301" w:name="_Toc141698370"/>
      <w:bookmarkStart w:id="302" w:name="_Toc141698537"/>
      <w:bookmarkStart w:id="303" w:name="_Toc141698704"/>
      <w:bookmarkStart w:id="304" w:name="_Toc141698686"/>
      <w:bookmarkStart w:id="305" w:name="_Toc141699021"/>
      <w:bookmarkStart w:id="306" w:name="_Toc141699189"/>
      <w:bookmarkStart w:id="307" w:name="_Toc141773808"/>
      <w:bookmarkStart w:id="308" w:name="_Toc141773978"/>
      <w:bookmarkStart w:id="309" w:name="_Toc143600332"/>
      <w:bookmarkStart w:id="310" w:name="_Toc141673757"/>
      <w:bookmarkStart w:id="311" w:name="_Toc141694972"/>
      <w:bookmarkStart w:id="312" w:name="_Toc141698017"/>
      <w:bookmarkStart w:id="313" w:name="_Toc141698196"/>
      <w:bookmarkStart w:id="314" w:name="_Toc141698371"/>
      <w:bookmarkStart w:id="315" w:name="_Toc141698538"/>
      <w:bookmarkStart w:id="316" w:name="_Toc141698705"/>
      <w:bookmarkStart w:id="317" w:name="_Toc141698687"/>
      <w:bookmarkStart w:id="318" w:name="_Toc141699022"/>
      <w:bookmarkStart w:id="319" w:name="_Toc141699190"/>
      <w:bookmarkStart w:id="320" w:name="_Toc141773809"/>
      <w:bookmarkStart w:id="321" w:name="_Toc141773979"/>
      <w:bookmarkStart w:id="322" w:name="_Toc143600333"/>
      <w:bookmarkStart w:id="323" w:name="_Toc141673758"/>
      <w:bookmarkStart w:id="324" w:name="_Toc141694973"/>
      <w:bookmarkStart w:id="325" w:name="_Toc141698018"/>
      <w:bookmarkStart w:id="326" w:name="_Toc141698197"/>
      <w:bookmarkStart w:id="327" w:name="_Toc141698372"/>
      <w:bookmarkStart w:id="328" w:name="_Toc141698539"/>
      <w:bookmarkStart w:id="329" w:name="_Toc141698706"/>
      <w:bookmarkStart w:id="330" w:name="_Toc141698688"/>
      <w:bookmarkStart w:id="331" w:name="_Toc141699023"/>
      <w:bookmarkStart w:id="332" w:name="_Toc141699191"/>
      <w:bookmarkStart w:id="333" w:name="_Toc141773810"/>
      <w:bookmarkStart w:id="334" w:name="_Toc141773980"/>
      <w:bookmarkStart w:id="335" w:name="_Toc143600334"/>
      <w:bookmarkStart w:id="336" w:name="_Toc141673759"/>
      <w:bookmarkStart w:id="337" w:name="_Toc141694974"/>
      <w:bookmarkStart w:id="338" w:name="_Toc141698019"/>
      <w:bookmarkStart w:id="339" w:name="_Toc141698198"/>
      <w:bookmarkStart w:id="340" w:name="_Toc141698373"/>
      <w:bookmarkStart w:id="341" w:name="_Toc141698540"/>
      <w:bookmarkStart w:id="342" w:name="_Toc141698707"/>
      <w:bookmarkStart w:id="343" w:name="_Toc141698689"/>
      <w:bookmarkStart w:id="344" w:name="_Toc141699024"/>
      <w:bookmarkStart w:id="345" w:name="_Toc141699192"/>
      <w:bookmarkStart w:id="346" w:name="_Toc141773811"/>
      <w:bookmarkStart w:id="347" w:name="_Toc141773981"/>
      <w:bookmarkStart w:id="348" w:name="_Toc143600335"/>
      <w:bookmarkStart w:id="349" w:name="_Toc141673760"/>
      <w:bookmarkStart w:id="350" w:name="_Toc141694975"/>
      <w:bookmarkStart w:id="351" w:name="_Toc141698020"/>
      <w:bookmarkStart w:id="352" w:name="_Toc141698199"/>
      <w:bookmarkStart w:id="353" w:name="_Toc141698374"/>
      <w:bookmarkStart w:id="354" w:name="_Toc141698541"/>
      <w:bookmarkStart w:id="355" w:name="_Toc141698708"/>
      <w:bookmarkStart w:id="356" w:name="_Toc141698690"/>
      <w:bookmarkStart w:id="357" w:name="_Toc141699025"/>
      <w:bookmarkStart w:id="358" w:name="_Toc141699193"/>
      <w:bookmarkStart w:id="359" w:name="_Toc141773812"/>
      <w:bookmarkStart w:id="360" w:name="_Toc141773982"/>
      <w:bookmarkStart w:id="361" w:name="_Toc143600336"/>
      <w:bookmarkStart w:id="362" w:name="_Toc141673770"/>
      <w:bookmarkStart w:id="363" w:name="_Toc141694985"/>
      <w:bookmarkStart w:id="364" w:name="_Toc141698030"/>
      <w:bookmarkStart w:id="365" w:name="_Toc141698209"/>
      <w:bookmarkStart w:id="366" w:name="_Toc141698384"/>
      <w:bookmarkStart w:id="367" w:name="_Toc141698551"/>
      <w:bookmarkStart w:id="368" w:name="_Toc141698718"/>
      <w:bookmarkStart w:id="369" w:name="_Toc141698867"/>
      <w:bookmarkStart w:id="370" w:name="_Toc141699036"/>
      <w:bookmarkStart w:id="371" w:name="_Toc141699204"/>
      <w:bookmarkStart w:id="372" w:name="_Toc141773823"/>
      <w:bookmarkStart w:id="373" w:name="_Toc141773993"/>
      <w:bookmarkStart w:id="374" w:name="_Toc141673831"/>
      <w:bookmarkStart w:id="375" w:name="_Toc141695046"/>
      <w:bookmarkStart w:id="376" w:name="_Toc141698091"/>
      <w:bookmarkStart w:id="377" w:name="_Toc141698270"/>
      <w:bookmarkStart w:id="378" w:name="_Toc141698445"/>
      <w:bookmarkStart w:id="379" w:name="_Toc141698612"/>
      <w:bookmarkStart w:id="380" w:name="_Toc141698779"/>
      <w:bookmarkStart w:id="381" w:name="_Toc141698928"/>
      <w:bookmarkStart w:id="382" w:name="_Toc141699097"/>
      <w:bookmarkStart w:id="383" w:name="_Toc141699265"/>
      <w:bookmarkStart w:id="384" w:name="_Toc141773884"/>
      <w:bookmarkStart w:id="385" w:name="_Toc141774054"/>
      <w:bookmarkStart w:id="386" w:name="_Toc141673848"/>
      <w:bookmarkStart w:id="387" w:name="_Toc141695063"/>
      <w:bookmarkStart w:id="388" w:name="_Toc141698108"/>
      <w:bookmarkStart w:id="389" w:name="_Toc141698287"/>
      <w:bookmarkStart w:id="390" w:name="_Toc141673850"/>
      <w:bookmarkStart w:id="391" w:name="_Toc141695065"/>
      <w:bookmarkStart w:id="392" w:name="_Toc141698110"/>
      <w:bookmarkStart w:id="393" w:name="_Toc141698289"/>
      <w:bookmarkStart w:id="394" w:name="_Toc141673852"/>
      <w:bookmarkStart w:id="395" w:name="_Toc141695067"/>
      <w:bookmarkStart w:id="396" w:name="_Toc141698112"/>
      <w:bookmarkStart w:id="397" w:name="_Toc141698291"/>
      <w:bookmarkStart w:id="398" w:name="_E_Funciones_trascendentales"/>
      <w:bookmarkStart w:id="399" w:name="_Funciones_trascendentales"/>
      <w:bookmarkStart w:id="400" w:name="Regularized_Gamma_functions"/>
      <w:bookmarkStart w:id="401" w:name="References"/>
      <w:bookmarkStart w:id="402" w:name="_Conceptos_estadísticos"/>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2" w:author="Alejandro Bellogín" w:date="2017-01-16T15:01:00Z" w:initials="ABK">
    <w:p w:rsidR="00951B6F" w:rsidRDefault="00951B6F">
      <w:pPr>
        <w:pStyle w:val="Textocomentario"/>
      </w:pPr>
      <w:r>
        <w:rPr>
          <w:rStyle w:val="Refdecomentario"/>
        </w:rPr>
        <w:annotationRef/>
      </w:r>
      <w:r>
        <w:t>TODO</w:t>
      </w:r>
    </w:p>
  </w:comment>
  <w:comment w:id="164" w:author="Alejandro Bellogín" w:date="2017-01-16T15:08:00Z" w:initials="ABK">
    <w:p w:rsidR="004B26DC" w:rsidRDefault="004B26DC">
      <w:pPr>
        <w:pStyle w:val="Textocomentario"/>
      </w:pPr>
      <w:r>
        <w:rPr>
          <w:rStyle w:val="Refdecomentario"/>
        </w:rPr>
        <w:annotationRef/>
      </w:r>
      <w:r>
        <w:t>Aquí estaría bien introducir una cita</w:t>
      </w:r>
    </w:p>
  </w:comment>
  <w:comment w:id="187" w:author="Alejandro Bellogín" w:date="2017-01-16T15:11:00Z" w:initials="ABK">
    <w:p w:rsidR="003B4DD0" w:rsidRDefault="003B4DD0">
      <w:pPr>
        <w:pStyle w:val="Textocomentario"/>
      </w:pPr>
      <w:r>
        <w:rPr>
          <w:rStyle w:val="Refdecomentario"/>
        </w:rPr>
        <w:annotationRef/>
      </w:r>
      <w:r>
        <w:t>Esta figura a qué viene?</w:t>
      </w:r>
    </w:p>
  </w:comment>
  <w:comment w:id="265" w:author="Alejandro Bellogín" w:date="2016-12-27T22:01:00Z" w:initials="ABK">
    <w:p w:rsidR="00BC0BC8" w:rsidRDefault="00BC0BC8">
      <w:pPr>
        <w:pStyle w:val="Textocomentario"/>
      </w:pPr>
      <w:r>
        <w:rPr>
          <w:rStyle w:val="Refdecomentario"/>
        </w:rPr>
        <w:annotationRef/>
      </w:r>
      <w:r>
        <w:t>Capítulos del Handbook</w:t>
      </w:r>
    </w:p>
    <w:p w:rsidR="00BC0BC8" w:rsidRDefault="00BC0BC8">
      <w:pPr>
        <w:pStyle w:val="Textocomentario"/>
      </w:pPr>
    </w:p>
    <w:p w:rsidR="00BC0BC8" w:rsidRDefault="00BC0BC8">
      <w:pPr>
        <w:pStyle w:val="Textocomentario"/>
      </w:pPr>
      <w:r>
        <w:t>Artículos del NMSLIB</w:t>
      </w:r>
    </w:p>
    <w:p w:rsidR="00BC0BC8" w:rsidRDefault="00BC0BC8">
      <w:pPr>
        <w:pStyle w:val="Textocomentario"/>
      </w:pPr>
    </w:p>
    <w:p w:rsidR="00BC0BC8" w:rsidRDefault="00BC0BC8">
      <w:pPr>
        <w:pStyle w:val="Textocomentario"/>
      </w:pPr>
      <w:r>
        <w:t>Otros artículos que hayas leído al principio</w:t>
      </w:r>
    </w:p>
  </w:comment>
  <w:comment w:id="279" w:author="Alejandro Bellogín" w:date="2016-12-27T22:02:00Z" w:initials="ABK">
    <w:p w:rsidR="00BC0BC8" w:rsidRDefault="00BC0BC8">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1AA" w:rsidRDefault="008141AA">
      <w:r>
        <w:separator/>
      </w:r>
    </w:p>
  </w:endnote>
  <w:endnote w:type="continuationSeparator" w:id="0">
    <w:p w:rsidR="008141AA" w:rsidRDefault="008141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sig w:usb0="00000000" w:usb1="00000000" w:usb2="00000000" w:usb3="00000000" w:csb0="0000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mr12">
    <w:altName w:val="Cambria"/>
    <w:panose1 w:val="020B0500000000000000"/>
    <w:charset w:val="00"/>
    <w:family w:val="swiss"/>
    <w:pitch w:val="variable"/>
    <w:sig w:usb0="00000003" w:usb1="00000000" w:usb2="00000000" w:usb3="00000000" w:csb0="00000001"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A00002EF" w:usb1="4000204B" w:usb2="00000000" w:usb3="00000000" w:csb0="0000009F" w:csb1="00000000"/>
  </w:font>
  <w:font w:name="Calibri Light">
    <w:charset w:val="00"/>
    <w:family w:val="auto"/>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rsidR="00BC0BC8" w:rsidRDefault="00BC0BC8" w:rsidP="00A00BC2">
    <w:pPr>
      <w:pStyle w:val="Piedepgina"/>
      <w:ind w:right="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DB6131" w:rsidRDefault="00BC0BC8" w:rsidP="00DB6131">
    <w:pPr>
      <w:pStyle w:val="Piedepgina"/>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9704D8" w:rsidRDefault="00BC0BC8" w:rsidP="00A00BC2">
    <w:pPr>
      <w:pStyle w:val="Piedepgina"/>
      <w:framePr w:wrap="around" w:vAnchor="text" w:hAnchor="margin" w:xAlign="right" w:y="1"/>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DD5CF6">
      <w:rPr>
        <w:rStyle w:val="Nmerodepgina"/>
        <w:noProof/>
      </w:rPr>
      <w:t>1</w:t>
    </w:r>
    <w:r>
      <w:rPr>
        <w:rStyle w:val="Nmerodepgina"/>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E2435C">
      <w:rPr>
        <w:rStyle w:val="Nmerodepgina"/>
        <w:noProof/>
      </w:rPr>
      <w:t>i</w:t>
    </w:r>
    <w:r>
      <w:rPr>
        <w:rStyle w:val="Nmerodepgina"/>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A1518">
      <w:rPr>
        <w:rStyle w:val="Nmerodepgina"/>
        <w:noProof/>
      </w:rPr>
      <w:t>13</w:t>
    </w:r>
    <w:r>
      <w:rPr>
        <w:rStyle w:val="Nmerodepgina"/>
      </w:rPr>
      <w:fldChar w:fldCharType="end"/>
    </w:r>
  </w:p>
  <w:p w:rsidR="00BC0BC8" w:rsidRPr="004C3934" w:rsidRDefault="00BC0BC8" w:rsidP="004C3934">
    <w:pPr>
      <w:pStyle w:val="Piedepgina"/>
      <w:pBdr>
        <w:top w:val="single" w:sz="4" w:space="0" w:color="auto"/>
      </w:pBdr>
      <w:ind w:right="36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B4DD0">
      <w:rPr>
        <w:rStyle w:val="Nmerodepgina"/>
        <w:noProof/>
      </w:rPr>
      <w:t>29</w:t>
    </w:r>
    <w:r>
      <w:rPr>
        <w:rStyle w:val="Nmerodepgina"/>
      </w:rPr>
      <w:fldChar w:fldCharType="end"/>
    </w:r>
  </w:p>
  <w:p w:rsidR="00BC0BC8" w:rsidRPr="004C3934" w:rsidRDefault="00BC0BC8" w:rsidP="006631F0">
    <w:pPr>
      <w:pStyle w:val="Piedepgina"/>
      <w:pBdr>
        <w:top w:val="single" w:sz="4" w:space="0" w:color="auto"/>
      </w:pBdr>
      <w:ind w:right="360"/>
      <w:jc w:val="lef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268B0">
      <w:rPr>
        <w:rStyle w:val="Nmerodepgina"/>
        <w:noProof/>
      </w:rPr>
      <w:t>I</w:t>
    </w:r>
    <w:r>
      <w:rPr>
        <w:rStyle w:val="Nmerodepgina"/>
      </w:rPr>
      <w:fldChar w:fldCharType="end"/>
    </w:r>
  </w:p>
  <w:p w:rsidR="00BC0BC8" w:rsidRDefault="00BC0BC8" w:rsidP="00DB6131">
    <w:pPr>
      <w:pStyle w:val="Piedepgina"/>
      <w:ind w:right="360"/>
      <w:rPr>
        <w:lang w:val="en-US"/>
      </w:rPr>
    </w:pPr>
    <w:r>
      <w:rPr>
        <w:vertAlign w:val="superscript"/>
        <w:lang w:val="en-US"/>
      </w:rPr>
      <w:t>1</w:t>
    </w:r>
    <w:r w:rsidRPr="00FC13F6">
      <w:rPr>
        <w:lang w:val="en-US"/>
      </w:rPr>
      <w:t xml:space="preserve">NMSLIB (GitHub) - </w:t>
    </w:r>
    <w:r>
      <w:fldChar w:fldCharType="begin"/>
    </w:r>
    <w:r w:rsidRPr="00BC0BC8">
      <w:rPr>
        <w:lang w:val="en-GB"/>
        <w:rPrChange w:id="275" w:author="Alejandro Bellogín" w:date="2017-01-16T14:53:00Z">
          <w:rPr/>
        </w:rPrChange>
      </w:rPr>
      <w:instrText>HYPERLINK "https://github.com/searchivarius/NMSLIB"</w:instrText>
    </w:r>
    <w:r>
      <w:fldChar w:fldCharType="separate"/>
    </w:r>
    <w:r w:rsidRPr="00F54D15">
      <w:rPr>
        <w:rStyle w:val="Hipervnculo"/>
        <w:lang w:val="en-US"/>
      </w:rPr>
      <w:t>https://github.com/searchivarius/NMSLIB</w:t>
    </w:r>
    <w:r>
      <w:fldChar w:fldCharType="end"/>
    </w:r>
  </w:p>
  <w:p w:rsidR="00BC0BC8" w:rsidRPr="00F54D15" w:rsidRDefault="00BC0BC8" w:rsidP="00DB6131">
    <w:pPr>
      <w:pStyle w:val="Piedepgina"/>
      <w:ind w:right="360"/>
      <w:rPr>
        <w:lang w:val="en-US"/>
      </w:rPr>
    </w:pPr>
    <w:r>
      <w:rPr>
        <w:vertAlign w:val="superscript"/>
        <w:lang w:val="en-US"/>
      </w:rPr>
      <w:t>2</w:t>
    </w:r>
    <w:r>
      <w:rPr>
        <w:lang w:val="en-US"/>
      </w:rPr>
      <w:t xml:space="preserve">Apache Trhift - </w:t>
    </w:r>
    <w:r>
      <w:fldChar w:fldCharType="begin"/>
    </w:r>
    <w:r w:rsidRPr="00BC0BC8">
      <w:rPr>
        <w:lang w:val="en-GB"/>
        <w:rPrChange w:id="276" w:author="Alejandro Bellogín" w:date="2017-01-16T14:53:00Z">
          <w:rPr/>
        </w:rPrChange>
      </w:rPr>
      <w:instrText>HYPERLINK "http://www-eu.apache.org/dist/thrift/0.9.2/"</w:instrText>
    </w:r>
    <w:r>
      <w:fldChar w:fldCharType="separate"/>
    </w:r>
    <w:r w:rsidRPr="00F54D15">
      <w:rPr>
        <w:rStyle w:val="Hipervnculo"/>
        <w:lang w:val="en-US"/>
      </w:rPr>
      <w:t>http://www-eu.apache.org/dist/thrift/0.9.2/</w:t>
    </w:r>
    <w:r>
      <w:fldChar w:fldCharType="end"/>
    </w:r>
  </w:p>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1AA" w:rsidRDefault="008141AA">
      <w:r>
        <w:separator/>
      </w:r>
    </w:p>
  </w:footnote>
  <w:footnote w:type="continuationSeparator" w:id="0">
    <w:p w:rsidR="008141AA" w:rsidRDefault="008141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r>
      <w:t>Presupuesto</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jc w:val="right"/>
      <w:rPr>
        <w:u w:val="single"/>
      </w:rPr>
    </w:pPr>
  </w:p>
  <w:p w:rsidR="00BC0BC8" w:rsidRDefault="00BC0BC8">
    <w:pPr>
      <w:pStyle w:val="Encabezado"/>
      <w:rPr>
        <w:u w:val="single"/>
      </w:rPr>
    </w:pPr>
  </w:p>
  <w:p w:rsidR="00BC0BC8" w:rsidRDefault="00BC0BC8">
    <w:pPr>
      <w:pStyle w:val="Encabezado"/>
      <w:rPr>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3">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4">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5">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6">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2">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6">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8">
    <w:nsid w:val="4D0152FE"/>
    <w:multiLevelType w:val="hybridMultilevel"/>
    <w:tmpl w:val="4DE8435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F425CD3"/>
    <w:multiLevelType w:val="hybridMultilevel"/>
    <w:tmpl w:val="C4DA621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4">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4"/>
  </w:num>
  <w:num w:numId="3">
    <w:abstractNumId w:val="2"/>
  </w:num>
  <w:num w:numId="4">
    <w:abstractNumId w:val="4"/>
  </w:num>
  <w:num w:numId="5">
    <w:abstractNumId w:val="12"/>
  </w:num>
  <w:num w:numId="6">
    <w:abstractNumId w:val="0"/>
  </w:num>
  <w:num w:numId="7">
    <w:abstractNumId w:val="3"/>
  </w:num>
  <w:num w:numId="8">
    <w:abstractNumId w:val="23"/>
  </w:num>
  <w:num w:numId="9">
    <w:abstractNumId w:val="15"/>
  </w:num>
  <w:num w:numId="10">
    <w:abstractNumId w:val="17"/>
  </w:num>
  <w:num w:numId="11">
    <w:abstractNumId w:val="21"/>
  </w:num>
  <w:num w:numId="12">
    <w:abstractNumId w:val="5"/>
  </w:num>
  <w:num w:numId="13">
    <w:abstractNumId w:val="16"/>
  </w:num>
  <w:num w:numId="14">
    <w:abstractNumId w:val="1"/>
  </w:num>
  <w:num w:numId="15">
    <w:abstractNumId w:val="13"/>
  </w:num>
  <w:num w:numId="16">
    <w:abstractNumId w:val="22"/>
  </w:num>
  <w:num w:numId="17">
    <w:abstractNumId w:val="8"/>
  </w:num>
  <w:num w:numId="18">
    <w:abstractNumId w:val="20"/>
  </w:num>
  <w:num w:numId="19">
    <w:abstractNumId w:val="10"/>
  </w:num>
  <w:num w:numId="20">
    <w:abstractNumId w:val="24"/>
  </w:num>
  <w:num w:numId="21">
    <w:abstractNumId w:val="11"/>
  </w:num>
  <w:num w:numId="22">
    <w:abstractNumId w:val="7"/>
  </w:num>
  <w:num w:numId="23">
    <w:abstractNumId w:val="9"/>
  </w:num>
  <w:num w:numId="24">
    <w:abstractNumId w:val="18"/>
  </w:num>
  <w:num w:numId="25">
    <w:abstractNumId w:val="19"/>
  </w:num>
  <w:numIdMacAtCleanup w:val="2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embedSystemFonts/>
  <w:stylePaneFormatFilter w:val="3F01"/>
  <w:trackRevisions/>
  <w:defaultTabStop w:val="709"/>
  <w:hyphenationZone w:val="425"/>
  <w:noPunctuationKerning/>
  <w:characterSpacingControl w:val="doNotCompress"/>
  <w:hdrShapeDefaults>
    <o:shapedefaults v:ext="edit" spidmax="5122" fillcolor="white">
      <v:fill color="white"/>
    </o:shapedefaults>
  </w:hdrShapeDefaults>
  <w:footnotePr>
    <w:footnote w:id="-1"/>
    <w:footnote w:id="0"/>
  </w:footnotePr>
  <w:endnotePr>
    <w:endnote w:id="-1"/>
    <w:endnote w:id="0"/>
  </w:endnotePr>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57E24"/>
    <w:rsid w:val="0006173E"/>
    <w:rsid w:val="00063492"/>
    <w:rsid w:val="00063D36"/>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3005"/>
    <w:rsid w:val="000939F9"/>
    <w:rsid w:val="00094278"/>
    <w:rsid w:val="00094A1A"/>
    <w:rsid w:val="00096127"/>
    <w:rsid w:val="00097450"/>
    <w:rsid w:val="0009793A"/>
    <w:rsid w:val="000A281F"/>
    <w:rsid w:val="000A42FC"/>
    <w:rsid w:val="000A5DB7"/>
    <w:rsid w:val="000A7C6B"/>
    <w:rsid w:val="000B01C3"/>
    <w:rsid w:val="000B0675"/>
    <w:rsid w:val="000B0724"/>
    <w:rsid w:val="000B1565"/>
    <w:rsid w:val="000B2FAA"/>
    <w:rsid w:val="000B3783"/>
    <w:rsid w:val="000B74D1"/>
    <w:rsid w:val="000C1303"/>
    <w:rsid w:val="000C3139"/>
    <w:rsid w:val="000C3263"/>
    <w:rsid w:val="000C34A1"/>
    <w:rsid w:val="000C3F29"/>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2956"/>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6A99"/>
    <w:rsid w:val="00197AC6"/>
    <w:rsid w:val="00197F67"/>
    <w:rsid w:val="001A0625"/>
    <w:rsid w:val="001A20AF"/>
    <w:rsid w:val="001A22DB"/>
    <w:rsid w:val="001A3CF4"/>
    <w:rsid w:val="001A409D"/>
    <w:rsid w:val="001A5AB6"/>
    <w:rsid w:val="001A6EF2"/>
    <w:rsid w:val="001B142F"/>
    <w:rsid w:val="001B2CFC"/>
    <w:rsid w:val="001B60C4"/>
    <w:rsid w:val="001B6336"/>
    <w:rsid w:val="001B75AB"/>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473B"/>
    <w:rsid w:val="001F706F"/>
    <w:rsid w:val="00202FAF"/>
    <w:rsid w:val="0020329B"/>
    <w:rsid w:val="002037A3"/>
    <w:rsid w:val="00207EB1"/>
    <w:rsid w:val="00212FB1"/>
    <w:rsid w:val="0021412B"/>
    <w:rsid w:val="00214A60"/>
    <w:rsid w:val="00214CC2"/>
    <w:rsid w:val="002150BE"/>
    <w:rsid w:val="00220A4D"/>
    <w:rsid w:val="00221448"/>
    <w:rsid w:val="002234FC"/>
    <w:rsid w:val="0022386D"/>
    <w:rsid w:val="00224129"/>
    <w:rsid w:val="002253DC"/>
    <w:rsid w:val="00226780"/>
    <w:rsid w:val="0023091D"/>
    <w:rsid w:val="00232704"/>
    <w:rsid w:val="002329A5"/>
    <w:rsid w:val="00235858"/>
    <w:rsid w:val="00236716"/>
    <w:rsid w:val="002409EB"/>
    <w:rsid w:val="00242B33"/>
    <w:rsid w:val="00244435"/>
    <w:rsid w:val="00244A01"/>
    <w:rsid w:val="00247335"/>
    <w:rsid w:val="00250F0E"/>
    <w:rsid w:val="00250FB8"/>
    <w:rsid w:val="00251720"/>
    <w:rsid w:val="00252B96"/>
    <w:rsid w:val="002533DD"/>
    <w:rsid w:val="00254629"/>
    <w:rsid w:val="002556F8"/>
    <w:rsid w:val="00256F9D"/>
    <w:rsid w:val="00262BD1"/>
    <w:rsid w:val="00262D3D"/>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2E8"/>
    <w:rsid w:val="002A2593"/>
    <w:rsid w:val="002A349A"/>
    <w:rsid w:val="002A3F59"/>
    <w:rsid w:val="002A4BD0"/>
    <w:rsid w:val="002A4BED"/>
    <w:rsid w:val="002A60E6"/>
    <w:rsid w:val="002A6BE4"/>
    <w:rsid w:val="002B0FD9"/>
    <w:rsid w:val="002B27BC"/>
    <w:rsid w:val="002B4C11"/>
    <w:rsid w:val="002B4FCF"/>
    <w:rsid w:val="002B7525"/>
    <w:rsid w:val="002C06B2"/>
    <w:rsid w:val="002C39FC"/>
    <w:rsid w:val="002C538F"/>
    <w:rsid w:val="002C698C"/>
    <w:rsid w:val="002D1B84"/>
    <w:rsid w:val="002D6D55"/>
    <w:rsid w:val="002D7B4C"/>
    <w:rsid w:val="002E1DBB"/>
    <w:rsid w:val="002E1F42"/>
    <w:rsid w:val="002E30C6"/>
    <w:rsid w:val="002E31A7"/>
    <w:rsid w:val="002E464E"/>
    <w:rsid w:val="002E4941"/>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5397"/>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4117"/>
    <w:rsid w:val="00355D32"/>
    <w:rsid w:val="00356CA0"/>
    <w:rsid w:val="00360018"/>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518"/>
    <w:rsid w:val="003A1F67"/>
    <w:rsid w:val="003A2FB3"/>
    <w:rsid w:val="003A3EF2"/>
    <w:rsid w:val="003A5CE6"/>
    <w:rsid w:val="003A6AC7"/>
    <w:rsid w:val="003A7CF1"/>
    <w:rsid w:val="003A7FCF"/>
    <w:rsid w:val="003B0FDC"/>
    <w:rsid w:val="003B13F9"/>
    <w:rsid w:val="003B3148"/>
    <w:rsid w:val="003B34C8"/>
    <w:rsid w:val="003B4822"/>
    <w:rsid w:val="003B4909"/>
    <w:rsid w:val="003B4A65"/>
    <w:rsid w:val="003B4DD0"/>
    <w:rsid w:val="003B540A"/>
    <w:rsid w:val="003B5E83"/>
    <w:rsid w:val="003B7A84"/>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1ADE"/>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6D8"/>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54C8"/>
    <w:rsid w:val="004A7077"/>
    <w:rsid w:val="004A7E01"/>
    <w:rsid w:val="004B0AA7"/>
    <w:rsid w:val="004B26DC"/>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2C41"/>
    <w:rsid w:val="004F3260"/>
    <w:rsid w:val="004F33FD"/>
    <w:rsid w:val="004F3990"/>
    <w:rsid w:val="004F46F1"/>
    <w:rsid w:val="004F4B97"/>
    <w:rsid w:val="004F643E"/>
    <w:rsid w:val="004F7DE8"/>
    <w:rsid w:val="005023BF"/>
    <w:rsid w:val="00502734"/>
    <w:rsid w:val="00503B5A"/>
    <w:rsid w:val="00503F6B"/>
    <w:rsid w:val="00505A16"/>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285D"/>
    <w:rsid w:val="00547C4D"/>
    <w:rsid w:val="00553206"/>
    <w:rsid w:val="005544BA"/>
    <w:rsid w:val="005558C5"/>
    <w:rsid w:val="0055625A"/>
    <w:rsid w:val="005574C7"/>
    <w:rsid w:val="0056017E"/>
    <w:rsid w:val="00560860"/>
    <w:rsid w:val="0056341D"/>
    <w:rsid w:val="00563E81"/>
    <w:rsid w:val="00564DED"/>
    <w:rsid w:val="005650B1"/>
    <w:rsid w:val="00566B72"/>
    <w:rsid w:val="00567E19"/>
    <w:rsid w:val="005703F4"/>
    <w:rsid w:val="00570B79"/>
    <w:rsid w:val="00570E6B"/>
    <w:rsid w:val="0057159C"/>
    <w:rsid w:val="0057226A"/>
    <w:rsid w:val="0057375B"/>
    <w:rsid w:val="005777E3"/>
    <w:rsid w:val="00580D76"/>
    <w:rsid w:val="0058100D"/>
    <w:rsid w:val="005832E7"/>
    <w:rsid w:val="00584949"/>
    <w:rsid w:val="00584951"/>
    <w:rsid w:val="00587094"/>
    <w:rsid w:val="00592B67"/>
    <w:rsid w:val="00595EF8"/>
    <w:rsid w:val="00597AAA"/>
    <w:rsid w:val="00597C5D"/>
    <w:rsid w:val="005A0E45"/>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8B0"/>
    <w:rsid w:val="00626CAB"/>
    <w:rsid w:val="00626D71"/>
    <w:rsid w:val="00630883"/>
    <w:rsid w:val="0063145B"/>
    <w:rsid w:val="00632AE1"/>
    <w:rsid w:val="00634154"/>
    <w:rsid w:val="006353A0"/>
    <w:rsid w:val="006366D9"/>
    <w:rsid w:val="00643097"/>
    <w:rsid w:val="00644C9A"/>
    <w:rsid w:val="00647426"/>
    <w:rsid w:val="00647F59"/>
    <w:rsid w:val="00650ED5"/>
    <w:rsid w:val="006510B7"/>
    <w:rsid w:val="0065397A"/>
    <w:rsid w:val="00654751"/>
    <w:rsid w:val="006563FE"/>
    <w:rsid w:val="0066166F"/>
    <w:rsid w:val="006623F9"/>
    <w:rsid w:val="006624AD"/>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3E1F"/>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0BF"/>
    <w:rsid w:val="007C2D90"/>
    <w:rsid w:val="007C3D8F"/>
    <w:rsid w:val="007C5DB5"/>
    <w:rsid w:val="007C5F6E"/>
    <w:rsid w:val="007C6B08"/>
    <w:rsid w:val="007D08CD"/>
    <w:rsid w:val="007D3F83"/>
    <w:rsid w:val="007D4D56"/>
    <w:rsid w:val="007D6353"/>
    <w:rsid w:val="007D65C3"/>
    <w:rsid w:val="007D715C"/>
    <w:rsid w:val="007E2AE9"/>
    <w:rsid w:val="007E449E"/>
    <w:rsid w:val="007E56E1"/>
    <w:rsid w:val="007E6CDE"/>
    <w:rsid w:val="007E76B0"/>
    <w:rsid w:val="007E7ED9"/>
    <w:rsid w:val="007F0E7A"/>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41AA"/>
    <w:rsid w:val="0081561F"/>
    <w:rsid w:val="00816826"/>
    <w:rsid w:val="00817F85"/>
    <w:rsid w:val="00823545"/>
    <w:rsid w:val="008245C8"/>
    <w:rsid w:val="00826C1E"/>
    <w:rsid w:val="008273FD"/>
    <w:rsid w:val="00831755"/>
    <w:rsid w:val="0083241C"/>
    <w:rsid w:val="00833B8D"/>
    <w:rsid w:val="00833EA3"/>
    <w:rsid w:val="00834950"/>
    <w:rsid w:val="00834A05"/>
    <w:rsid w:val="008403F5"/>
    <w:rsid w:val="00840E7D"/>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B51A9"/>
    <w:rsid w:val="008D54F0"/>
    <w:rsid w:val="008D5F00"/>
    <w:rsid w:val="008D7B29"/>
    <w:rsid w:val="008D7B92"/>
    <w:rsid w:val="008D7F88"/>
    <w:rsid w:val="008E3FF4"/>
    <w:rsid w:val="008E6FDF"/>
    <w:rsid w:val="008F160E"/>
    <w:rsid w:val="008F228A"/>
    <w:rsid w:val="008F273F"/>
    <w:rsid w:val="008F4888"/>
    <w:rsid w:val="00900CF0"/>
    <w:rsid w:val="0090269A"/>
    <w:rsid w:val="00903725"/>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856"/>
    <w:rsid w:val="00931B2B"/>
    <w:rsid w:val="0093497D"/>
    <w:rsid w:val="009358D0"/>
    <w:rsid w:val="00935FFD"/>
    <w:rsid w:val="00942522"/>
    <w:rsid w:val="009449F5"/>
    <w:rsid w:val="009457D2"/>
    <w:rsid w:val="00945898"/>
    <w:rsid w:val="0095142D"/>
    <w:rsid w:val="00951673"/>
    <w:rsid w:val="00951B6F"/>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9A8"/>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26D9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4DD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1AC"/>
    <w:rsid w:val="00B3627D"/>
    <w:rsid w:val="00B37543"/>
    <w:rsid w:val="00B37DC3"/>
    <w:rsid w:val="00B40529"/>
    <w:rsid w:val="00B40C64"/>
    <w:rsid w:val="00B41078"/>
    <w:rsid w:val="00B4284A"/>
    <w:rsid w:val="00B432A4"/>
    <w:rsid w:val="00B44E51"/>
    <w:rsid w:val="00B45690"/>
    <w:rsid w:val="00B47D5F"/>
    <w:rsid w:val="00B50763"/>
    <w:rsid w:val="00B50AD2"/>
    <w:rsid w:val="00B53B0E"/>
    <w:rsid w:val="00B54DB0"/>
    <w:rsid w:val="00B55176"/>
    <w:rsid w:val="00B553EA"/>
    <w:rsid w:val="00B56078"/>
    <w:rsid w:val="00B605B5"/>
    <w:rsid w:val="00B608E5"/>
    <w:rsid w:val="00B62405"/>
    <w:rsid w:val="00B62D92"/>
    <w:rsid w:val="00B638B1"/>
    <w:rsid w:val="00B639BF"/>
    <w:rsid w:val="00B64CF8"/>
    <w:rsid w:val="00B6637C"/>
    <w:rsid w:val="00B720CB"/>
    <w:rsid w:val="00B749D4"/>
    <w:rsid w:val="00B76275"/>
    <w:rsid w:val="00B81D97"/>
    <w:rsid w:val="00B839FB"/>
    <w:rsid w:val="00B84BF1"/>
    <w:rsid w:val="00B8664B"/>
    <w:rsid w:val="00B87F8E"/>
    <w:rsid w:val="00B903B9"/>
    <w:rsid w:val="00B91A53"/>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0BC8"/>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8B3"/>
    <w:rsid w:val="00C02CC5"/>
    <w:rsid w:val="00C037CC"/>
    <w:rsid w:val="00C047FD"/>
    <w:rsid w:val="00C048B9"/>
    <w:rsid w:val="00C058E2"/>
    <w:rsid w:val="00C05EEC"/>
    <w:rsid w:val="00C06E47"/>
    <w:rsid w:val="00C140BA"/>
    <w:rsid w:val="00C17211"/>
    <w:rsid w:val="00C176F6"/>
    <w:rsid w:val="00C21D3E"/>
    <w:rsid w:val="00C22284"/>
    <w:rsid w:val="00C226CF"/>
    <w:rsid w:val="00C2474A"/>
    <w:rsid w:val="00C25581"/>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352"/>
    <w:rsid w:val="00C55799"/>
    <w:rsid w:val="00C55EC0"/>
    <w:rsid w:val="00C56C09"/>
    <w:rsid w:val="00C57CF1"/>
    <w:rsid w:val="00C61071"/>
    <w:rsid w:val="00C61FFF"/>
    <w:rsid w:val="00C647D5"/>
    <w:rsid w:val="00C66263"/>
    <w:rsid w:val="00C66DFB"/>
    <w:rsid w:val="00C70FBC"/>
    <w:rsid w:val="00C74BD9"/>
    <w:rsid w:val="00C75B87"/>
    <w:rsid w:val="00C76924"/>
    <w:rsid w:val="00C80029"/>
    <w:rsid w:val="00C8070F"/>
    <w:rsid w:val="00C8097C"/>
    <w:rsid w:val="00C80C64"/>
    <w:rsid w:val="00C81C96"/>
    <w:rsid w:val="00C8223C"/>
    <w:rsid w:val="00C860A5"/>
    <w:rsid w:val="00C861C4"/>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418A"/>
    <w:rsid w:val="00CC6D6A"/>
    <w:rsid w:val="00CD0227"/>
    <w:rsid w:val="00CD08AB"/>
    <w:rsid w:val="00CD49E9"/>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2013"/>
    <w:rsid w:val="00D54325"/>
    <w:rsid w:val="00D57491"/>
    <w:rsid w:val="00D57E13"/>
    <w:rsid w:val="00D60D56"/>
    <w:rsid w:val="00D612A7"/>
    <w:rsid w:val="00D62EAD"/>
    <w:rsid w:val="00D62EE5"/>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4A69"/>
    <w:rsid w:val="00DC53E2"/>
    <w:rsid w:val="00DD2131"/>
    <w:rsid w:val="00DD4926"/>
    <w:rsid w:val="00DD513D"/>
    <w:rsid w:val="00DD5CF6"/>
    <w:rsid w:val="00DD642B"/>
    <w:rsid w:val="00DE0934"/>
    <w:rsid w:val="00DE3B4C"/>
    <w:rsid w:val="00DE4500"/>
    <w:rsid w:val="00DE5BB5"/>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35C"/>
    <w:rsid w:val="00E24981"/>
    <w:rsid w:val="00E24CA9"/>
    <w:rsid w:val="00E2526E"/>
    <w:rsid w:val="00E27641"/>
    <w:rsid w:val="00E2766D"/>
    <w:rsid w:val="00E3011D"/>
    <w:rsid w:val="00E32BF0"/>
    <w:rsid w:val="00E3711F"/>
    <w:rsid w:val="00E37A9B"/>
    <w:rsid w:val="00E407B6"/>
    <w:rsid w:val="00E423C9"/>
    <w:rsid w:val="00E426F7"/>
    <w:rsid w:val="00E42D2D"/>
    <w:rsid w:val="00E45135"/>
    <w:rsid w:val="00E454F7"/>
    <w:rsid w:val="00E45FD8"/>
    <w:rsid w:val="00E465DB"/>
    <w:rsid w:val="00E46ACE"/>
    <w:rsid w:val="00E4791C"/>
    <w:rsid w:val="00E47E38"/>
    <w:rsid w:val="00E513E8"/>
    <w:rsid w:val="00E52B6C"/>
    <w:rsid w:val="00E5489A"/>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A6AB3"/>
    <w:rsid w:val="00EA7649"/>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EEF"/>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2A8"/>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0DE"/>
    <w:rsid w:val="00F869E0"/>
    <w:rsid w:val="00F86B4E"/>
    <w:rsid w:val="00F87BA8"/>
    <w:rsid w:val="00F906B3"/>
    <w:rsid w:val="00F931A5"/>
    <w:rsid w:val="00F966BC"/>
    <w:rsid w:val="00F97DA6"/>
    <w:rsid w:val="00F97FCC"/>
    <w:rsid w:val="00FA0669"/>
    <w:rsid w:val="00FA1833"/>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5C71"/>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5"/>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5"/>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5"/>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5"/>
      </w:numPr>
      <w:spacing w:before="240" w:after="120"/>
      <w:outlineLvl w:val="3"/>
    </w:pPr>
    <w:rPr>
      <w:b/>
      <w:i/>
      <w:szCs w:val="20"/>
      <w:lang w:val="en-US"/>
    </w:rPr>
  </w:style>
  <w:style w:type="paragraph" w:styleId="Ttulo5">
    <w:name w:val="heading 5"/>
    <w:basedOn w:val="Normal"/>
    <w:next w:val="Normal"/>
    <w:qFormat/>
    <w:rsid w:val="00285558"/>
    <w:pPr>
      <w:numPr>
        <w:ilvl w:val="4"/>
        <w:numId w:val="5"/>
      </w:numPr>
      <w:spacing w:before="240" w:after="60"/>
      <w:outlineLvl w:val="4"/>
    </w:pPr>
    <w:rPr>
      <w:b/>
      <w:bCs/>
      <w:i/>
      <w:iCs/>
      <w:sz w:val="26"/>
      <w:szCs w:val="26"/>
    </w:rPr>
  </w:style>
  <w:style w:type="paragraph" w:styleId="Ttulo6">
    <w:name w:val="heading 6"/>
    <w:basedOn w:val="Normal"/>
    <w:next w:val="Normal"/>
    <w:qFormat/>
    <w:rsid w:val="00285558"/>
    <w:pPr>
      <w:numPr>
        <w:ilvl w:val="5"/>
        <w:numId w:val="5"/>
      </w:numPr>
      <w:spacing w:before="240" w:after="60"/>
      <w:outlineLvl w:val="5"/>
    </w:pPr>
    <w:rPr>
      <w:b/>
      <w:bCs/>
      <w:sz w:val="22"/>
      <w:szCs w:val="22"/>
    </w:rPr>
  </w:style>
  <w:style w:type="paragraph" w:styleId="Ttulo7">
    <w:name w:val="heading 7"/>
    <w:basedOn w:val="Normal"/>
    <w:next w:val="Normal"/>
    <w:qFormat/>
    <w:rsid w:val="00285558"/>
    <w:pPr>
      <w:numPr>
        <w:ilvl w:val="6"/>
        <w:numId w:val="5"/>
      </w:numPr>
      <w:spacing w:before="240" w:after="60"/>
      <w:outlineLvl w:val="6"/>
    </w:pPr>
  </w:style>
  <w:style w:type="paragraph" w:styleId="Ttulo8">
    <w:name w:val="heading 8"/>
    <w:basedOn w:val="Normal"/>
    <w:next w:val="Normal"/>
    <w:qFormat/>
    <w:rsid w:val="00285558"/>
    <w:pPr>
      <w:numPr>
        <w:ilvl w:val="7"/>
        <w:numId w:val="5"/>
      </w:numPr>
      <w:spacing w:before="240" w:after="60"/>
      <w:outlineLvl w:val="7"/>
    </w:pPr>
    <w:rPr>
      <w:i/>
      <w:iCs/>
    </w:rPr>
  </w:style>
  <w:style w:type="paragraph" w:styleId="Ttulo9">
    <w:name w:val="heading 9"/>
    <w:basedOn w:val="Normal"/>
    <w:next w:val="Normal"/>
    <w:qFormat/>
    <w:rsid w:val="00285558"/>
    <w:pPr>
      <w:numPr>
        <w:ilvl w:val="8"/>
        <w:numId w:val="5"/>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Epgrafe">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7"/>
      </w:numPr>
      <w:tabs>
        <w:tab w:val="num" w:pos="2508"/>
      </w:tabs>
      <w:spacing w:before="120" w:after="180"/>
      <w:outlineLvl w:val="2"/>
    </w:pPr>
    <w:rPr>
      <w:i/>
      <w:lang w:val="en-GB"/>
    </w:rPr>
  </w:style>
  <w:style w:type="paragraph" w:styleId="Listaconnmeros3">
    <w:name w:val="List Number 3"/>
    <w:basedOn w:val="Normal"/>
    <w:rsid w:val="00CA54F6"/>
    <w:pPr>
      <w:numPr>
        <w:numId w:val="6"/>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7"/>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Ttul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8"/>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r="http://schemas.openxmlformats.org/officeDocument/2006/relationships" xmlns:w="http://schemas.openxmlformats.org/wordprocessingml/2006/main">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60142151">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1058442">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9480846">
      <w:bodyDiv w:val="1"/>
      <w:marLeft w:val="0"/>
      <w:marRight w:val="0"/>
      <w:marTop w:val="0"/>
      <w:marBottom w:val="0"/>
      <w:divBdr>
        <w:top w:val="none" w:sz="0" w:space="0" w:color="auto"/>
        <w:left w:val="none" w:sz="0" w:space="0" w:color="auto"/>
        <w:bottom w:val="none" w:sz="0" w:space="0" w:color="auto"/>
        <w:right w:val="none" w:sz="0" w:space="0" w:color="auto"/>
      </w:divBdr>
    </w:div>
    <w:div w:id="1062145002">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9.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7.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3.xml"/><Relationship Id="rId65"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gif"/><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10.xml"/><Relationship Id="rId69"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netflixprize.com/"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35F34-A89A-4536-9344-044BE6F5B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54</Pages>
  <Words>8555</Words>
  <Characters>47055</Characters>
  <Application>Microsoft Office Word</Application>
  <DocSecurity>0</DocSecurity>
  <Lines>392</Lines>
  <Paragraphs>110</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55500</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Bellogín</cp:lastModifiedBy>
  <cp:revision>24</cp:revision>
  <cp:lastPrinted>2017-01-15T16:57:00Z</cp:lastPrinted>
  <dcterms:created xsi:type="dcterms:W3CDTF">2017-01-15T16:57:00Z</dcterms:created>
  <dcterms:modified xsi:type="dcterms:W3CDTF">2017-01-16T14:15:00Z</dcterms:modified>
</cp:coreProperties>
</file>